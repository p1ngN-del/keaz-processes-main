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AC4CE" w14:textId="77777777" w:rsidR="00E70FDE" w:rsidRDefault="000E103C">
      <w:pPr>
        <w:jc w:val="righ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Приложение № 2 к договору на изготовление </w:t>
      </w:r>
    </w:p>
    <w:p w14:paraId="7CBD1296" w14:textId="77777777" w:rsidR="00E70FDE" w:rsidRDefault="000E103C">
      <w:pPr>
        <w:jc w:val="righ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и поставку электротехнических изделий</w:t>
      </w:r>
    </w:p>
    <w:p w14:paraId="7C7EF927" w14:textId="77777777" w:rsidR="00E70FDE" w:rsidRDefault="000E103C">
      <w:pPr>
        <w:jc w:val="righ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№ _____ от «____» ___________________ 20___ г.</w:t>
      </w:r>
    </w:p>
    <w:p w14:paraId="2E294654" w14:textId="77777777" w:rsidR="00E70FDE" w:rsidRDefault="00E70FDE"/>
    <w:p w14:paraId="007BD36B" w14:textId="510FB9B5" w:rsidR="00E70FDE" w:rsidRDefault="00C56FEA">
      <w:pPr>
        <w:rPr>
          <w:b/>
          <w:color w:val="0070C0"/>
        </w:rPr>
      </w:pPr>
      <w:r w:rsidRPr="00C56FEA">
        <w:rPr>
          <w:b/>
          <w:color w:val="0070C0"/>
        </w:rPr>
        <w:t xml:space="preserve">Тут и далее по тексту документа синий </w:t>
      </w:r>
      <w:r w:rsidRPr="00C56FEA">
        <w:rPr>
          <w:b/>
          <w:color w:val="ED7D31" w:themeColor="accent2"/>
        </w:rPr>
        <w:t xml:space="preserve">и оранжевый </w:t>
      </w:r>
      <w:r w:rsidRPr="00C56FEA">
        <w:rPr>
          <w:b/>
          <w:color w:val="0070C0"/>
        </w:rPr>
        <w:t>текст подлежит удалению в процессе подготовки документа.</w:t>
      </w:r>
    </w:p>
    <w:p w14:paraId="1974DB14" w14:textId="124EDC4F" w:rsidR="00DF75CB" w:rsidRDefault="00DF75CB">
      <w:pPr>
        <w:rPr>
          <w:b/>
          <w:color w:val="0070C0"/>
        </w:rPr>
      </w:pPr>
      <w:r>
        <w:rPr>
          <w:b/>
          <w:color w:val="0070C0"/>
        </w:rPr>
        <w:t xml:space="preserve">Информация заполняется ответственным </w:t>
      </w:r>
      <w:r w:rsidRPr="00783BF0">
        <w:rPr>
          <w:b/>
          <w:color w:val="auto"/>
        </w:rPr>
        <w:t>черным шрифтом.</w:t>
      </w:r>
    </w:p>
    <w:p w14:paraId="6970B498" w14:textId="7B6CBEB5" w:rsidR="00BA1AD1" w:rsidRDefault="00BA1AD1">
      <w:pPr>
        <w:rPr>
          <w:b/>
          <w:color w:val="0070C0"/>
        </w:rPr>
      </w:pPr>
      <w:r>
        <w:rPr>
          <w:b/>
          <w:color w:val="0070C0"/>
        </w:rPr>
        <w:t>Продакт-менеджер заполняет информацию в документе на этапе «Исследовательский проект»</w:t>
      </w:r>
    </w:p>
    <w:p w14:paraId="15DD2F66" w14:textId="28FBC2CE" w:rsidR="00BA1AD1" w:rsidRPr="00BA1AD1" w:rsidRDefault="00BA1AD1">
      <w:pPr>
        <w:rPr>
          <w:b/>
          <w:color w:val="ED7D31" w:themeColor="accent2"/>
        </w:rPr>
      </w:pPr>
      <w:r w:rsidRPr="00BA1AD1">
        <w:rPr>
          <w:b/>
          <w:color w:val="ED7D31" w:themeColor="accent2"/>
        </w:rPr>
        <w:t>Конструктор заполняет информацию в документе на этапе «Инвестиционный проект»</w:t>
      </w:r>
    </w:p>
    <w:p w14:paraId="296A6D9D" w14:textId="77777777" w:rsidR="00E70FDE" w:rsidRDefault="00E70FDE"/>
    <w:p w14:paraId="72FBED49" w14:textId="77777777" w:rsidR="00E70FDE" w:rsidRPr="00C56FEA" w:rsidRDefault="000E103C">
      <w:pPr>
        <w:jc w:val="center"/>
        <w:rPr>
          <w:color w:val="auto"/>
        </w:rPr>
      </w:pPr>
      <w:r>
        <w:tab/>
      </w:r>
      <w:r w:rsidRPr="00C56FEA">
        <w:rPr>
          <w:color w:val="auto"/>
        </w:rPr>
        <w:t>ТЕХНИЧЕСК</w:t>
      </w:r>
      <w:r w:rsidR="00450247" w:rsidRPr="00C56FEA">
        <w:rPr>
          <w:color w:val="auto"/>
        </w:rPr>
        <w:t>ИЕ ТРЕБОВАНИЯ</w:t>
      </w:r>
      <w:r w:rsidRPr="00C56FEA">
        <w:rPr>
          <w:color w:val="auto"/>
        </w:rPr>
        <w:t xml:space="preserve"> </w:t>
      </w:r>
    </w:p>
    <w:p w14:paraId="45CAF946" w14:textId="77777777" w:rsidR="00E70FDE" w:rsidRPr="00C56FEA" w:rsidRDefault="000E103C">
      <w:pPr>
        <w:jc w:val="center"/>
        <w:rPr>
          <w:b/>
          <w:color w:val="4472C4" w:themeColor="accent5"/>
        </w:rPr>
      </w:pPr>
      <w:r w:rsidRPr="00C56FEA">
        <w:rPr>
          <w:b/>
          <w:color w:val="auto"/>
        </w:rPr>
        <w:t xml:space="preserve">на изготовление и поставку </w:t>
      </w:r>
      <w:r w:rsidRPr="00C56FEA">
        <w:rPr>
          <w:b/>
          <w:color w:val="4472C4" w:themeColor="accent5"/>
        </w:rPr>
        <w:t>(указывается тип аппарата и название серии в линейке КЭАЗ)</w:t>
      </w:r>
    </w:p>
    <w:p w14:paraId="16C9DC4E" w14:textId="77777777" w:rsidR="00E70FDE" w:rsidRPr="00C56FEA" w:rsidRDefault="00E70FDE">
      <w:pPr>
        <w:jc w:val="center"/>
        <w:rPr>
          <w:b/>
          <w:color w:val="4472C4" w:themeColor="accent5"/>
        </w:rPr>
      </w:pPr>
    </w:p>
    <w:p w14:paraId="59156910" w14:textId="77777777" w:rsidR="00E70FDE" w:rsidRPr="00C56FEA" w:rsidRDefault="00E70FDE">
      <w:pPr>
        <w:tabs>
          <w:tab w:val="left" w:pos="3765"/>
        </w:tabs>
      </w:pPr>
    </w:p>
    <w:p w14:paraId="256C64A7" w14:textId="77777777" w:rsidR="00E70FDE" w:rsidRPr="00C56FEA" w:rsidRDefault="000E103C">
      <w:pPr>
        <w:widowControl w:val="0"/>
        <w:ind w:firstLine="709"/>
        <w:rPr>
          <w:rFonts w:eastAsia="DFKai-SB"/>
          <w:color w:val="auto"/>
          <w:lang w:eastAsia="zh-TW"/>
        </w:rPr>
      </w:pPr>
      <w:r w:rsidRPr="00C56FEA">
        <w:rPr>
          <w:rFonts w:eastAsia="DFKai-SB"/>
          <w:b/>
          <w:bCs/>
          <w:color w:val="auto"/>
          <w:lang w:eastAsia="zh-TW"/>
        </w:rPr>
        <w:t>Введение</w:t>
      </w:r>
      <w:r w:rsidRPr="00C56FEA">
        <w:rPr>
          <w:rFonts w:eastAsia="DFKai-SB"/>
          <w:color w:val="auto"/>
          <w:lang w:eastAsia="zh-TW"/>
        </w:rPr>
        <w:t xml:space="preserve"> </w:t>
      </w:r>
    </w:p>
    <w:p w14:paraId="4A5E2C57" w14:textId="77777777" w:rsidR="00E70FDE" w:rsidRPr="00C56FEA" w:rsidRDefault="000E103C" w:rsidP="00CB64D6">
      <w:pPr>
        <w:widowControl w:val="0"/>
        <w:ind w:firstLine="709"/>
        <w:jc w:val="both"/>
        <w:rPr>
          <w:rFonts w:eastAsia="DFKai-SB"/>
          <w:b/>
          <w:color w:val="5B9BD5" w:themeColor="accent1"/>
          <w:lang w:eastAsia="zh-TW"/>
        </w:rPr>
      </w:pPr>
      <w:r w:rsidRPr="00C56FEA">
        <w:rPr>
          <w:rFonts w:eastAsia="DFKai-SB"/>
          <w:color w:val="auto"/>
          <w:lang w:eastAsia="zh-TW"/>
        </w:rPr>
        <w:t>Настоящее техническое задание содержит:</w:t>
      </w:r>
      <w:r w:rsidR="00AC23FC" w:rsidRPr="00C56FEA">
        <w:rPr>
          <w:rFonts w:eastAsia="DFKai-SB"/>
          <w:b/>
          <w:color w:val="5B9BD5" w:themeColor="accent1"/>
          <w:lang w:eastAsia="zh-TW"/>
        </w:rPr>
        <w:t xml:space="preserve"> (</w:t>
      </w:r>
      <w:r w:rsidRPr="00C56FEA">
        <w:rPr>
          <w:rFonts w:eastAsia="DFKai-SB"/>
          <w:b/>
          <w:color w:val="5B9BD5" w:themeColor="accent1"/>
          <w:lang w:eastAsia="zh-TW"/>
        </w:rPr>
        <w:t>Перечисляются главы настоящего документа</w:t>
      </w:r>
      <w:r w:rsidR="00AC23FC" w:rsidRPr="00C56FEA">
        <w:rPr>
          <w:rFonts w:eastAsia="DFKai-SB"/>
          <w:b/>
          <w:color w:val="5B9BD5" w:themeColor="accent1"/>
          <w:lang w:eastAsia="zh-TW"/>
        </w:rPr>
        <w:t>)</w:t>
      </w:r>
    </w:p>
    <w:p w14:paraId="19D7DEFF" w14:textId="77777777" w:rsidR="00E70FDE" w:rsidRPr="00C56FEA" w:rsidRDefault="00AC23FC" w:rsidP="00AC23FC">
      <w:pPr>
        <w:widowControl w:val="0"/>
        <w:ind w:firstLine="708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 xml:space="preserve">1 </w:t>
      </w:r>
      <w:r w:rsidR="000E103C" w:rsidRPr="00C56FEA">
        <w:rPr>
          <w:rFonts w:eastAsia="DFKai-SB"/>
          <w:color w:val="auto"/>
          <w:lang w:eastAsia="zh-TW"/>
        </w:rPr>
        <w:t>Назначение, стандарты, наименование</w:t>
      </w:r>
    </w:p>
    <w:p w14:paraId="0992AADE" w14:textId="77777777" w:rsidR="00E70FDE" w:rsidRPr="00C56FEA" w:rsidRDefault="00AC23FC" w:rsidP="00AC23FC">
      <w:pPr>
        <w:widowControl w:val="0"/>
        <w:ind w:firstLine="708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 xml:space="preserve">2 </w:t>
      </w:r>
      <w:r w:rsidR="000E103C" w:rsidRPr="00C56FEA">
        <w:rPr>
          <w:rFonts w:eastAsia="DFKai-SB"/>
          <w:color w:val="auto"/>
          <w:lang w:eastAsia="zh-TW"/>
        </w:rPr>
        <w:t>Технические (тактико-технические) требования</w:t>
      </w:r>
    </w:p>
    <w:p w14:paraId="5AB1AC09" w14:textId="414BA9A4" w:rsidR="00E70FDE" w:rsidRPr="00C56FEA" w:rsidRDefault="00AC23FC" w:rsidP="00AC23FC">
      <w:pPr>
        <w:widowControl w:val="0"/>
        <w:ind w:firstLine="708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3 Требован</w:t>
      </w:r>
      <w:r w:rsidR="004D03CD">
        <w:rPr>
          <w:rFonts w:eastAsia="DFKai-SB"/>
          <w:color w:val="auto"/>
          <w:lang w:eastAsia="zh-TW"/>
        </w:rPr>
        <w:t>и</w:t>
      </w:r>
      <w:r w:rsidR="000E103C" w:rsidRPr="00C56FEA">
        <w:rPr>
          <w:rFonts w:eastAsia="DFKai-SB"/>
          <w:color w:val="auto"/>
          <w:lang w:eastAsia="zh-TW"/>
        </w:rPr>
        <w:t>я к маркировке изделия</w:t>
      </w:r>
    </w:p>
    <w:p w14:paraId="6D21C79C" w14:textId="77777777" w:rsidR="00E70FDE" w:rsidRPr="00C56FEA" w:rsidRDefault="00AC23FC" w:rsidP="00AC23FC">
      <w:pPr>
        <w:widowControl w:val="0"/>
        <w:ind w:firstLine="708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 xml:space="preserve">4 </w:t>
      </w:r>
      <w:r w:rsidR="000E103C" w:rsidRPr="00C56FEA">
        <w:rPr>
          <w:rFonts w:eastAsia="DFKai-SB"/>
          <w:color w:val="auto"/>
          <w:lang w:eastAsia="zh-TW"/>
        </w:rPr>
        <w:t>Требования к упаковке</w:t>
      </w:r>
    </w:p>
    <w:p w14:paraId="43F38C8E" w14:textId="77777777" w:rsidR="00E70FDE" w:rsidRPr="00C56FEA" w:rsidRDefault="00AC23FC" w:rsidP="00CB64D6">
      <w:pPr>
        <w:widowControl w:val="0"/>
        <w:ind w:firstLine="708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 xml:space="preserve">5 </w:t>
      </w:r>
      <w:r w:rsidR="000E103C" w:rsidRPr="00C56FEA">
        <w:rPr>
          <w:rFonts w:eastAsia="DFKai-SB"/>
          <w:color w:val="auto"/>
          <w:lang w:eastAsia="zh-TW"/>
        </w:rPr>
        <w:t>Требования к комплектности</w:t>
      </w:r>
    </w:p>
    <w:p w14:paraId="7163F82D" w14:textId="77777777" w:rsidR="00E70FDE" w:rsidRPr="00C56FEA" w:rsidRDefault="00AC23FC" w:rsidP="00CB64D6">
      <w:pPr>
        <w:widowControl w:val="0"/>
        <w:ind w:firstLine="708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 xml:space="preserve">6 </w:t>
      </w:r>
      <w:r w:rsidR="000E103C" w:rsidRPr="00C56FEA">
        <w:rPr>
          <w:rFonts w:eastAsia="DFKai-SB"/>
          <w:color w:val="auto"/>
          <w:lang w:eastAsia="zh-TW"/>
        </w:rPr>
        <w:t>Методы проверки и испытаний (ПСИ – самоконтроль Поставщика - Исполнителя)</w:t>
      </w:r>
    </w:p>
    <w:p w14:paraId="2334D953" w14:textId="77777777" w:rsidR="00E70FDE" w:rsidRPr="00C56FEA" w:rsidRDefault="00E70FDE"/>
    <w:p w14:paraId="3D820C1C" w14:textId="77777777" w:rsidR="00E70FDE" w:rsidRPr="00C56FEA" w:rsidRDefault="000E103C">
      <w:pPr>
        <w:pStyle w:val="af5"/>
        <w:ind w:left="709"/>
        <w:rPr>
          <w:b/>
          <w:color w:val="auto"/>
          <w:lang w:eastAsia="zh-TW"/>
        </w:rPr>
      </w:pPr>
      <w:r w:rsidRPr="00C56FEA">
        <w:rPr>
          <w:b/>
          <w:color w:val="auto"/>
          <w:lang w:eastAsia="zh-TW"/>
        </w:rPr>
        <w:t>1 Назначение, стандарты, наименование</w:t>
      </w:r>
    </w:p>
    <w:p w14:paraId="41176889" w14:textId="77777777" w:rsidR="00E70FDE" w:rsidRPr="00C56FEA" w:rsidRDefault="00E70FDE">
      <w:pPr>
        <w:ind w:firstLine="708"/>
      </w:pPr>
    </w:p>
    <w:p w14:paraId="3A122BDB" w14:textId="77777777" w:rsidR="00CB64D6" w:rsidRPr="00C56FEA" w:rsidRDefault="00CB64D6" w:rsidP="00AC23FC">
      <w:pPr>
        <w:pStyle w:val="af5"/>
        <w:numPr>
          <w:ilvl w:val="1"/>
          <w:numId w:val="3"/>
        </w:numPr>
      </w:pPr>
      <w:r w:rsidRPr="00C56FEA">
        <w:rPr>
          <w:color w:val="auto"/>
        </w:rPr>
        <w:t>Назначение продукции:</w:t>
      </w:r>
    </w:p>
    <w:p w14:paraId="55DEFF99" w14:textId="77777777" w:rsidR="00DF75CB" w:rsidRDefault="00DF75CB" w:rsidP="00DF75CB">
      <w:pPr>
        <w:pStyle w:val="af5"/>
        <w:ind w:left="1068"/>
        <w:rPr>
          <w:b/>
          <w:color w:val="0070C0"/>
        </w:rPr>
      </w:pPr>
      <w:r w:rsidRPr="00C56FEA">
        <w:rPr>
          <w:b/>
          <w:color w:val="0070C0"/>
        </w:rPr>
        <w:t xml:space="preserve">Заполняет ПМ </w:t>
      </w:r>
    </w:p>
    <w:p w14:paraId="6EDC1F79" w14:textId="128A11F1" w:rsidR="00DF75CB" w:rsidRPr="00C56FEA" w:rsidRDefault="00DF75CB" w:rsidP="00DF75CB">
      <w:pPr>
        <w:pStyle w:val="af5"/>
        <w:ind w:left="1068"/>
      </w:pPr>
      <w:r w:rsidRPr="00C56FEA">
        <w:rPr>
          <w:color w:val="0070C0"/>
        </w:rPr>
        <w:t>Описывается назначение (общее описание продукта) и применение продукта (в каких сетях применяется (переменного, постоянного тока), рабочее напряжение, частота сети)</w:t>
      </w:r>
      <w:r w:rsidRPr="00C56FEA">
        <w:t>.</w:t>
      </w:r>
    </w:p>
    <w:p w14:paraId="5A73CD14" w14:textId="298E4096" w:rsidR="00E70FDE" w:rsidRPr="00C56FEA" w:rsidRDefault="000E103C" w:rsidP="00BC4819">
      <w:pPr>
        <w:pStyle w:val="af5"/>
        <w:ind w:left="1068"/>
        <w:rPr>
          <w:b/>
          <w:color w:val="auto"/>
        </w:rPr>
      </w:pPr>
      <w:r w:rsidRPr="00C56FEA">
        <w:rPr>
          <w:color w:val="auto"/>
        </w:rPr>
        <w:t>Аппараты должны соответствовать требованиям</w:t>
      </w:r>
      <w:r w:rsidR="00AC23FC" w:rsidRPr="00C56FEA">
        <w:rPr>
          <w:b/>
          <w:color w:val="auto"/>
        </w:rPr>
        <w:t xml:space="preserve"> </w:t>
      </w:r>
      <w:r w:rsidR="00AC23FC" w:rsidRPr="00C56FEA">
        <w:rPr>
          <w:color w:val="auto"/>
        </w:rPr>
        <w:t>следующих стандартов</w:t>
      </w:r>
      <w:r w:rsidR="00CB64D6" w:rsidRPr="00C56FEA">
        <w:rPr>
          <w:b/>
          <w:color w:val="auto"/>
        </w:rPr>
        <w:t>:</w:t>
      </w:r>
    </w:p>
    <w:p w14:paraId="278F51BB" w14:textId="75EBC6FD" w:rsidR="00CB64D6" w:rsidRPr="00C56FEA" w:rsidRDefault="00BC4819" w:rsidP="00CB64D6">
      <w:pPr>
        <w:pStyle w:val="af5"/>
        <w:ind w:left="1068"/>
        <w:rPr>
          <w:b/>
          <w:color w:val="0070C0"/>
        </w:rPr>
      </w:pPr>
      <w:r w:rsidRPr="00C56FEA">
        <w:rPr>
          <w:b/>
          <w:color w:val="0070C0"/>
        </w:rPr>
        <w:t>Заполняет ПМ</w:t>
      </w:r>
    </w:p>
    <w:p w14:paraId="403F4821" w14:textId="77777777" w:rsidR="00E70FDE" w:rsidRPr="00C56FEA" w:rsidRDefault="000E103C">
      <w:pPr>
        <w:pStyle w:val="af5"/>
        <w:ind w:left="1068"/>
        <w:rPr>
          <w:color w:val="0070C0"/>
        </w:rPr>
      </w:pPr>
      <w:r w:rsidRPr="00C56FEA">
        <w:rPr>
          <w:color w:val="0070C0"/>
        </w:rPr>
        <w:t xml:space="preserve">Прописываются </w:t>
      </w:r>
      <w:r w:rsidR="00AC23FC" w:rsidRPr="00C56FEA">
        <w:rPr>
          <w:color w:val="0070C0"/>
        </w:rPr>
        <w:t>все стандарты и регламенты (</w:t>
      </w:r>
      <w:r w:rsidRPr="00C56FEA">
        <w:rPr>
          <w:color w:val="0070C0"/>
        </w:rPr>
        <w:t xml:space="preserve">ГОСТ, </w:t>
      </w:r>
      <w:r w:rsidRPr="00C56FEA">
        <w:rPr>
          <w:color w:val="0070C0"/>
          <w:lang w:val="en-US"/>
        </w:rPr>
        <w:t>IEC</w:t>
      </w:r>
      <w:r w:rsidR="00AC23FC" w:rsidRPr="00C56FEA">
        <w:rPr>
          <w:color w:val="0070C0"/>
        </w:rPr>
        <w:t>, ТУ, ТР ТС, РЖД, РМ РС, РКО и другие), которым должен соответствовать продукт.</w:t>
      </w:r>
    </w:p>
    <w:p w14:paraId="56BEE19E" w14:textId="77777777" w:rsidR="00E70FDE" w:rsidRPr="00C56FEA" w:rsidRDefault="000E103C" w:rsidP="00CD2986">
      <w:pPr>
        <w:pStyle w:val="af5"/>
        <w:numPr>
          <w:ilvl w:val="1"/>
          <w:numId w:val="3"/>
        </w:numPr>
        <w:rPr>
          <w:b/>
        </w:rPr>
      </w:pPr>
      <w:r w:rsidRPr="00C56FEA">
        <w:t>Структура условного обозначения</w:t>
      </w:r>
      <w:r w:rsidR="00CB64D6" w:rsidRPr="00C56FEA">
        <w:t xml:space="preserve"> </w:t>
      </w:r>
    </w:p>
    <w:p w14:paraId="5DCDFA66" w14:textId="77777777" w:rsidR="00C56FEA" w:rsidRDefault="00BC4819" w:rsidP="00CB64D6">
      <w:pPr>
        <w:pStyle w:val="af5"/>
        <w:ind w:firstLine="348"/>
        <w:rPr>
          <w:b/>
          <w:color w:val="0070C0"/>
        </w:rPr>
      </w:pPr>
      <w:r w:rsidRPr="00C56FEA">
        <w:rPr>
          <w:b/>
          <w:color w:val="0070C0"/>
        </w:rPr>
        <w:t>Заполняет ПМ</w:t>
      </w:r>
      <w:r w:rsidR="00CB64D6" w:rsidRPr="00C56FEA">
        <w:rPr>
          <w:b/>
          <w:color w:val="0070C0"/>
        </w:rPr>
        <w:t xml:space="preserve"> </w:t>
      </w:r>
    </w:p>
    <w:p w14:paraId="73E25D1C" w14:textId="314922EF" w:rsidR="00E70FDE" w:rsidRPr="00C56FEA" w:rsidRDefault="00CB64D6" w:rsidP="00CB64D6">
      <w:pPr>
        <w:pStyle w:val="af5"/>
        <w:ind w:firstLine="348"/>
        <w:rPr>
          <w:color w:val="0070C0"/>
        </w:rPr>
      </w:pPr>
      <w:r w:rsidRPr="00C56FEA">
        <w:rPr>
          <w:b/>
          <w:color w:val="0070C0"/>
        </w:rPr>
        <w:t>Пример</w:t>
      </w:r>
    </w:p>
    <w:p w14:paraId="4E1AFEE5" w14:textId="77777777" w:rsidR="00E70FDE" w:rsidRPr="00C56FEA" w:rsidRDefault="000E103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rPr>
          <w:color w:val="0070C0"/>
        </w:rPr>
      </w:pPr>
      <w:r w:rsidRPr="00C56FEA">
        <w:rPr>
          <w:color w:val="0070C0"/>
        </w:rPr>
        <w:t>Предохранитель ППН – Х</w:t>
      </w:r>
      <w:r w:rsidRPr="00C56FEA">
        <w:rPr>
          <w:color w:val="0070C0"/>
          <w:vertAlign w:val="subscript"/>
        </w:rPr>
        <w:t>1</w:t>
      </w:r>
      <w:r w:rsidRPr="00C56FEA">
        <w:rPr>
          <w:color w:val="0070C0"/>
        </w:rPr>
        <w:t xml:space="preserve"> –ХХ</w:t>
      </w:r>
      <w:r w:rsidRPr="00C56FEA">
        <w:rPr>
          <w:color w:val="0070C0"/>
          <w:vertAlign w:val="subscript"/>
        </w:rPr>
        <w:t>2</w:t>
      </w:r>
      <w:r w:rsidRPr="00C56FEA">
        <w:rPr>
          <w:color w:val="0070C0"/>
        </w:rPr>
        <w:t>– Х</w:t>
      </w:r>
      <w:r w:rsidRPr="00C56FEA">
        <w:rPr>
          <w:color w:val="0070C0"/>
          <w:vertAlign w:val="subscript"/>
        </w:rPr>
        <w:t>3</w:t>
      </w:r>
      <w:r w:rsidRPr="00C56FEA">
        <w:rPr>
          <w:color w:val="0070C0"/>
        </w:rPr>
        <w:t xml:space="preserve"> – Х</w:t>
      </w:r>
      <w:r w:rsidRPr="00C56FEA">
        <w:rPr>
          <w:color w:val="0070C0"/>
          <w:vertAlign w:val="subscript"/>
        </w:rPr>
        <w:t>3</w:t>
      </w:r>
      <w:r w:rsidRPr="00C56FEA">
        <w:rPr>
          <w:color w:val="0070C0"/>
        </w:rPr>
        <w:t>А – Х</w:t>
      </w:r>
      <w:r w:rsidRPr="00C56FEA">
        <w:rPr>
          <w:color w:val="0070C0"/>
          <w:vertAlign w:val="subscript"/>
        </w:rPr>
        <w:t>4</w:t>
      </w:r>
      <w:r w:rsidRPr="00C56FEA">
        <w:rPr>
          <w:color w:val="0070C0"/>
        </w:rPr>
        <w:t xml:space="preserve"> – КЭАЗ</w:t>
      </w:r>
    </w:p>
    <w:p w14:paraId="7CB17D9D" w14:textId="77777777" w:rsidR="00E70FDE" w:rsidRPr="00C56FEA" w:rsidRDefault="000E103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rPr>
          <w:color w:val="0070C0"/>
        </w:rPr>
      </w:pPr>
      <w:r w:rsidRPr="00C56FEA">
        <w:rPr>
          <w:color w:val="0070C0"/>
        </w:rPr>
        <w:t>ППН – условное обозначение серии;</w:t>
      </w:r>
    </w:p>
    <w:p w14:paraId="402CFBDA" w14:textId="77777777" w:rsidR="00E70FDE" w:rsidRPr="00C56FEA" w:rsidRDefault="000E103C">
      <w:pPr>
        <w:ind w:firstLine="709"/>
        <w:rPr>
          <w:color w:val="0070C0"/>
        </w:rPr>
      </w:pPr>
      <w:r w:rsidRPr="00C56FEA">
        <w:rPr>
          <w:color w:val="0070C0"/>
        </w:rPr>
        <w:t>Х</w:t>
      </w:r>
      <w:r w:rsidRPr="00C56FEA">
        <w:rPr>
          <w:color w:val="0070C0"/>
          <w:vertAlign w:val="subscript"/>
        </w:rPr>
        <w:t>1</w:t>
      </w:r>
      <w:r w:rsidRPr="00C56FEA">
        <w:rPr>
          <w:color w:val="0070C0"/>
        </w:rPr>
        <w:t xml:space="preserve"> – двузначное число: Условное обозначение габарита;</w:t>
      </w:r>
    </w:p>
    <w:p w14:paraId="18C6B1F0" w14:textId="77777777" w:rsidR="00E70FDE" w:rsidRPr="00C56FEA" w:rsidRDefault="000E103C">
      <w:pPr>
        <w:ind w:firstLine="709"/>
        <w:rPr>
          <w:color w:val="0070C0"/>
        </w:rPr>
      </w:pPr>
      <w:r w:rsidRPr="00C56FEA">
        <w:rPr>
          <w:color w:val="0070C0"/>
        </w:rPr>
        <w:t>Таблица 1 – Соответствие номинальных токов габаритам предохранителей</w:t>
      </w:r>
    </w:p>
    <w:tbl>
      <w:tblPr>
        <w:tblW w:w="8782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268"/>
        <w:gridCol w:w="798"/>
        <w:gridCol w:w="1118"/>
        <w:gridCol w:w="1118"/>
        <w:gridCol w:w="1118"/>
        <w:gridCol w:w="1118"/>
        <w:gridCol w:w="1244"/>
      </w:tblGrid>
      <w:tr w:rsidR="00CB64D6" w:rsidRPr="00C56FEA" w14:paraId="770A2789" w14:textId="77777777" w:rsidTr="00CB64D6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9A51291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Обозначение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CC5F800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33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021A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35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5AB6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37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EBF5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39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FFE1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41</w:t>
            </w:r>
          </w:p>
        </w:tc>
      </w:tr>
      <w:tr w:rsidR="00CB64D6" w:rsidRPr="00C56FEA" w14:paraId="1BEA6D25" w14:textId="77777777" w:rsidTr="00CB64D6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B9BB9F0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Максимальный ток</w:t>
            </w:r>
          </w:p>
          <w:p w14:paraId="0039201B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габарита, А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915F36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5FE6553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160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B81E6B0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250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17BB6FE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400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2280BEE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630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55EAB9E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1250</w:t>
            </w:r>
          </w:p>
        </w:tc>
      </w:tr>
      <w:tr w:rsidR="00CB64D6" w:rsidRPr="00C56FEA" w14:paraId="2FD38C93" w14:textId="77777777" w:rsidTr="00CB64D6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B69E662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Габарит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8B7EB14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00С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2C26849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00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727827A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C54084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2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748B24B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3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AEC8C6B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4, 4а</w:t>
            </w:r>
          </w:p>
        </w:tc>
      </w:tr>
    </w:tbl>
    <w:p w14:paraId="61C4B853" w14:textId="77777777" w:rsidR="00E70FDE" w:rsidRPr="00C56FEA" w:rsidRDefault="000E103C">
      <w:pPr>
        <w:ind w:firstLine="709"/>
        <w:rPr>
          <w:color w:val="0070C0"/>
        </w:rPr>
      </w:pPr>
      <w:r w:rsidRPr="00C56FEA">
        <w:rPr>
          <w:color w:val="0070C0"/>
        </w:rPr>
        <w:t>Х – условное обозначение комплектации: (Х - без основания (плавкая вставка));</w:t>
      </w:r>
    </w:p>
    <w:p w14:paraId="52E021B1" w14:textId="77777777" w:rsidR="00E70FDE" w:rsidRPr="00C56FEA" w:rsidRDefault="000E103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rPr>
          <w:color w:val="0070C0"/>
        </w:rPr>
      </w:pPr>
      <w:r w:rsidRPr="00C56FEA">
        <w:rPr>
          <w:color w:val="0070C0"/>
        </w:rPr>
        <w:t>Х</w:t>
      </w:r>
      <w:r w:rsidRPr="00C56FEA">
        <w:rPr>
          <w:color w:val="0070C0"/>
          <w:vertAlign w:val="subscript"/>
        </w:rPr>
        <w:t>2</w:t>
      </w:r>
      <w:r w:rsidRPr="00C56FEA">
        <w:rPr>
          <w:color w:val="0070C0"/>
        </w:rPr>
        <w:t xml:space="preserve"> – Цифра. Условное обозначение наличия указателя срабатывания:</w:t>
      </w:r>
    </w:p>
    <w:p w14:paraId="7B795F76" w14:textId="77777777" w:rsidR="00E70FDE" w:rsidRPr="00C56FEA" w:rsidRDefault="000E103C">
      <w:pPr>
        <w:ind w:firstLine="709"/>
        <w:rPr>
          <w:color w:val="0070C0"/>
        </w:rPr>
      </w:pPr>
      <w:r w:rsidRPr="00C56FEA">
        <w:rPr>
          <w:color w:val="0070C0"/>
        </w:rPr>
        <w:t xml:space="preserve"> </w:t>
      </w:r>
      <w:r w:rsidRPr="00C56FEA">
        <w:rPr>
          <w:color w:val="0070C0"/>
        </w:rPr>
        <w:tab/>
        <w:t>3 - с указателем срабатывания;</w:t>
      </w:r>
    </w:p>
    <w:p w14:paraId="7A501BBD" w14:textId="77777777" w:rsidR="00E70FDE" w:rsidRPr="00C56FEA" w:rsidRDefault="000E103C">
      <w:pPr>
        <w:ind w:firstLine="709"/>
        <w:rPr>
          <w:color w:val="0070C0"/>
        </w:rPr>
      </w:pPr>
      <w:r w:rsidRPr="00C56FEA">
        <w:rPr>
          <w:color w:val="0070C0"/>
        </w:rPr>
        <w:lastRenderedPageBreak/>
        <w:t>Х</w:t>
      </w:r>
      <w:r w:rsidRPr="00C56FEA">
        <w:rPr>
          <w:color w:val="0070C0"/>
          <w:vertAlign w:val="subscript"/>
        </w:rPr>
        <w:t>3</w:t>
      </w:r>
      <w:r w:rsidRPr="00C56FEA">
        <w:rPr>
          <w:color w:val="0070C0"/>
        </w:rPr>
        <w:t xml:space="preserve"> – Габарит: 00С; 00; 1; 2; 3; 4; 4а;</w:t>
      </w:r>
    </w:p>
    <w:p w14:paraId="6E4514D3" w14:textId="77777777" w:rsidR="00E70FDE" w:rsidRPr="00C56FEA" w:rsidRDefault="000E103C">
      <w:pPr>
        <w:ind w:firstLine="709"/>
        <w:rPr>
          <w:color w:val="0070C0"/>
        </w:rPr>
      </w:pPr>
      <w:r w:rsidRPr="00C56FEA">
        <w:rPr>
          <w:color w:val="0070C0"/>
        </w:rPr>
        <w:t>Х</w:t>
      </w:r>
      <w:r w:rsidRPr="00C56FEA">
        <w:rPr>
          <w:color w:val="0070C0"/>
          <w:vertAlign w:val="subscript"/>
        </w:rPr>
        <w:t>4</w:t>
      </w:r>
      <w:r w:rsidRPr="00C56FEA">
        <w:rPr>
          <w:color w:val="0070C0"/>
        </w:rPr>
        <w:t xml:space="preserve"> – Климатическое исполнение по ГОСТ 15150-69; УХЛ3, Т3;</w:t>
      </w:r>
    </w:p>
    <w:p w14:paraId="6B3CC388" w14:textId="77777777" w:rsidR="00E70FDE" w:rsidRPr="00C56FEA" w:rsidRDefault="000E103C">
      <w:pPr>
        <w:ind w:firstLine="709"/>
        <w:rPr>
          <w:color w:val="0070C0"/>
        </w:rPr>
      </w:pPr>
      <w:r w:rsidRPr="00C56FEA">
        <w:rPr>
          <w:color w:val="0070C0"/>
        </w:rPr>
        <w:t>КЭАЗ – торговая марка</w:t>
      </w:r>
    </w:p>
    <w:p w14:paraId="6156F47F" w14:textId="77777777" w:rsidR="00C56FEA" w:rsidRPr="00C56FEA" w:rsidRDefault="00C56FEA">
      <w:pPr>
        <w:ind w:firstLine="708"/>
      </w:pPr>
    </w:p>
    <w:p w14:paraId="758D5378" w14:textId="77777777" w:rsidR="00E70FDE" w:rsidRPr="00C56FEA" w:rsidRDefault="000E103C" w:rsidP="0023634E">
      <w:pPr>
        <w:pStyle w:val="af5"/>
        <w:numPr>
          <w:ilvl w:val="1"/>
          <w:numId w:val="3"/>
        </w:numPr>
      </w:pPr>
      <w:r w:rsidRPr="00C56FEA">
        <w:t>А</w:t>
      </w:r>
      <w:r w:rsidR="00CB64D6" w:rsidRPr="00C56FEA">
        <w:t>ссортимент продукции должен включать в себя продукты, указанные в таблице 2.</w:t>
      </w:r>
    </w:p>
    <w:p w14:paraId="49C816E2" w14:textId="77777777" w:rsidR="00CB64D6" w:rsidRPr="00C56FEA" w:rsidRDefault="00CB64D6" w:rsidP="00CB64D6">
      <w:pPr>
        <w:ind w:left="708"/>
        <w:rPr>
          <w:b/>
          <w:color w:val="0070C0"/>
        </w:rPr>
      </w:pPr>
      <w:r w:rsidRPr="00C56FEA">
        <w:rPr>
          <w:b/>
          <w:color w:val="0070C0"/>
        </w:rPr>
        <w:t>Заполняет ПМ</w:t>
      </w:r>
    </w:p>
    <w:p w14:paraId="1C22B259" w14:textId="4826A9A6" w:rsidR="00E70FDE" w:rsidRPr="00C56FEA" w:rsidRDefault="000E103C">
      <w:pPr>
        <w:ind w:left="708"/>
        <w:rPr>
          <w:color w:val="0070C0"/>
        </w:rPr>
      </w:pPr>
      <w:r w:rsidRPr="00C56FEA">
        <w:rPr>
          <w:color w:val="0070C0"/>
        </w:rPr>
        <w:t>Прописывается весь ассортимент закупаемой номенклатуры, указывается код</w:t>
      </w:r>
      <w:r w:rsidR="00BC4819" w:rsidRPr="00C56FEA">
        <w:rPr>
          <w:color w:val="0070C0"/>
        </w:rPr>
        <w:t xml:space="preserve"> (при наличии на этапе исследовательского проекта)</w:t>
      </w:r>
      <w:r w:rsidRPr="00C56FEA">
        <w:rPr>
          <w:color w:val="0070C0"/>
        </w:rPr>
        <w:t xml:space="preserve"> и полное наименование заведенной номенклатуры 1С УПП.</w:t>
      </w:r>
    </w:p>
    <w:p w14:paraId="0D295411" w14:textId="77777777" w:rsidR="00BC4819" w:rsidRPr="00C56FEA" w:rsidRDefault="00BC4819">
      <w:pPr>
        <w:ind w:left="708"/>
        <w:rPr>
          <w:color w:val="auto"/>
        </w:rPr>
      </w:pPr>
    </w:p>
    <w:p w14:paraId="7A20B66D" w14:textId="73F15A7D" w:rsidR="00E70FDE" w:rsidRPr="00C56FEA" w:rsidRDefault="00CB64D6">
      <w:pPr>
        <w:ind w:left="708"/>
        <w:rPr>
          <w:color w:val="auto"/>
        </w:rPr>
      </w:pPr>
      <w:r w:rsidRPr="00C56FEA">
        <w:rPr>
          <w:color w:val="auto"/>
        </w:rPr>
        <w:t>Таблица 2 – Ассортимент продукта</w:t>
      </w:r>
    </w:p>
    <w:tbl>
      <w:tblPr>
        <w:tblW w:w="5000" w:type="pct"/>
        <w:jc w:val="center"/>
        <w:tblLook w:val="0400" w:firstRow="0" w:lastRow="0" w:firstColumn="0" w:lastColumn="0" w:noHBand="0" w:noVBand="1"/>
      </w:tblPr>
      <w:tblGrid>
        <w:gridCol w:w="2204"/>
        <w:gridCol w:w="7141"/>
      </w:tblGrid>
      <w:tr w:rsidR="00E70FDE" w:rsidRPr="00C56FEA" w14:paraId="20594D9D" w14:textId="77777777">
        <w:trPr>
          <w:trHeight w:val="300"/>
          <w:jc w:val="center"/>
        </w:trPr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037958" w14:textId="77777777" w:rsidR="00E70FDE" w:rsidRPr="00C56FEA" w:rsidRDefault="000E103C">
            <w:pPr>
              <w:jc w:val="center"/>
              <w:rPr>
                <w:color w:val="auto"/>
              </w:rPr>
            </w:pPr>
            <w:r w:rsidRPr="00C56FEA">
              <w:rPr>
                <w:color w:val="auto"/>
              </w:rPr>
              <w:t>Код</w:t>
            </w:r>
          </w:p>
        </w:tc>
        <w:tc>
          <w:tcPr>
            <w:tcW w:w="3821" w:type="pc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307A7" w14:textId="77777777" w:rsidR="00E70FDE" w:rsidRPr="00C56FEA" w:rsidRDefault="000E103C">
            <w:pPr>
              <w:jc w:val="center"/>
              <w:rPr>
                <w:color w:val="auto"/>
              </w:rPr>
            </w:pPr>
            <w:r w:rsidRPr="00C56FEA">
              <w:rPr>
                <w:color w:val="auto"/>
              </w:rPr>
              <w:t>Наименование</w:t>
            </w:r>
          </w:p>
        </w:tc>
      </w:tr>
      <w:tr w:rsidR="00E70FDE" w:rsidRPr="00C56FEA" w14:paraId="641EE43C" w14:textId="77777777">
        <w:trPr>
          <w:trHeight w:val="300"/>
          <w:jc w:val="center"/>
        </w:trPr>
        <w:tc>
          <w:tcPr>
            <w:tcW w:w="1179" w:type="pc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033F80" w14:textId="52B37692" w:rsidR="00BC4819" w:rsidRPr="00C56FEA" w:rsidRDefault="000E103C" w:rsidP="00BC4819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111348</w:t>
            </w:r>
            <w:r w:rsidR="00BC4819" w:rsidRPr="00C56FEA">
              <w:rPr>
                <w:color w:val="0070C0"/>
              </w:rPr>
              <w:t xml:space="preserve"> (при наличии)</w:t>
            </w:r>
          </w:p>
        </w:tc>
        <w:tc>
          <w:tcPr>
            <w:tcW w:w="3821" w:type="pc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A7E592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Вставка плавкая ППН-33-X3-00-100А-УХЛ3</w:t>
            </w:r>
          </w:p>
        </w:tc>
      </w:tr>
      <w:tr w:rsidR="00E70FDE" w:rsidRPr="00C56FEA" w14:paraId="191AAA51" w14:textId="77777777">
        <w:trPr>
          <w:trHeight w:val="300"/>
          <w:jc w:val="center"/>
        </w:trPr>
        <w:tc>
          <w:tcPr>
            <w:tcW w:w="1179" w:type="pc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26B59B" w14:textId="78811EC6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111347</w:t>
            </w:r>
            <w:r w:rsidR="00BC4819" w:rsidRPr="00C56FEA">
              <w:rPr>
                <w:color w:val="0070C0"/>
              </w:rPr>
              <w:t xml:space="preserve"> (при наличии)</w:t>
            </w:r>
          </w:p>
        </w:tc>
        <w:tc>
          <w:tcPr>
            <w:tcW w:w="3821" w:type="pc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11ACB0" w14:textId="77777777" w:rsidR="00E70FDE" w:rsidRPr="00C56FEA" w:rsidRDefault="000E103C">
            <w:pPr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Вставка плавкая ППН-33-X3-00-10А-УХЛ3</w:t>
            </w:r>
          </w:p>
        </w:tc>
      </w:tr>
    </w:tbl>
    <w:p w14:paraId="2F0498C1" w14:textId="77777777" w:rsidR="00E70FDE" w:rsidRPr="00C56FEA" w:rsidRDefault="00E70FDE">
      <w:pPr>
        <w:ind w:left="708"/>
        <w:rPr>
          <w:b/>
        </w:rPr>
      </w:pPr>
    </w:p>
    <w:p w14:paraId="601F5176" w14:textId="77777777" w:rsidR="00E70FDE" w:rsidRPr="00C56FEA" w:rsidRDefault="000E103C" w:rsidP="00CB64D6">
      <w:pPr>
        <w:pStyle w:val="af5"/>
        <w:numPr>
          <w:ilvl w:val="0"/>
          <w:numId w:val="10"/>
        </w:numPr>
        <w:spacing w:line="216" w:lineRule="auto"/>
        <w:jc w:val="both"/>
        <w:rPr>
          <w:b/>
          <w:color w:val="auto"/>
          <w:lang w:eastAsia="zh-TW"/>
        </w:rPr>
      </w:pPr>
      <w:r w:rsidRPr="00C56FEA">
        <w:rPr>
          <w:rFonts w:eastAsia="DFKai-SB"/>
          <w:b/>
          <w:color w:val="auto"/>
          <w:lang w:eastAsia="zh-TW"/>
        </w:rPr>
        <w:t>Технические (тактико-технические) требования</w:t>
      </w:r>
    </w:p>
    <w:p w14:paraId="07B8658E" w14:textId="77777777" w:rsidR="00E70FDE" w:rsidRPr="00C56FEA" w:rsidRDefault="000E103C" w:rsidP="00CB64D6">
      <w:pPr>
        <w:pStyle w:val="af5"/>
        <w:numPr>
          <w:ilvl w:val="1"/>
          <w:numId w:val="10"/>
        </w:numPr>
        <w:rPr>
          <w:rFonts w:eastAsiaTheme="minorHAnsi"/>
          <w:color w:val="auto"/>
          <w:lang w:eastAsia="en-US"/>
        </w:rPr>
      </w:pPr>
      <w:r w:rsidRPr="00C56FEA">
        <w:rPr>
          <w:rFonts w:eastAsiaTheme="minorHAnsi"/>
          <w:color w:val="auto"/>
          <w:lang w:eastAsia="en-US"/>
        </w:rPr>
        <w:t>Требования стойкости к внешним воздействиям</w:t>
      </w:r>
    </w:p>
    <w:p w14:paraId="05970AA0" w14:textId="098B843F" w:rsidR="00C56FEA" w:rsidRPr="00C56FEA" w:rsidRDefault="004E67B7" w:rsidP="00C56FEA">
      <w:pPr>
        <w:ind w:firstLine="708"/>
        <w:rPr>
          <w:b/>
          <w:color w:val="ED7D31" w:themeColor="accent2"/>
        </w:rPr>
      </w:pPr>
      <w:r w:rsidRPr="00C56FEA">
        <w:rPr>
          <w:b/>
          <w:color w:val="0070C0"/>
        </w:rPr>
        <w:t xml:space="preserve">Заполняет ПМ </w:t>
      </w:r>
      <w:r w:rsidR="00F02F9A" w:rsidRPr="00F02F9A">
        <w:rPr>
          <w:b/>
          <w:color w:val="0070C0"/>
        </w:rPr>
        <w:t>(</w:t>
      </w:r>
      <w:r w:rsidR="00F02F9A">
        <w:rPr>
          <w:b/>
          <w:color w:val="0070C0"/>
        </w:rPr>
        <w:t>при необходимости привлекает</w:t>
      </w:r>
      <w:r w:rsidR="00C56FEA" w:rsidRPr="00F02F9A">
        <w:rPr>
          <w:b/>
          <w:color w:val="0070C0"/>
        </w:rPr>
        <w:t xml:space="preserve"> конструктор</w:t>
      </w:r>
      <w:r w:rsidR="00F02F9A">
        <w:rPr>
          <w:b/>
          <w:color w:val="0070C0"/>
        </w:rPr>
        <w:t>а</w:t>
      </w:r>
      <w:r w:rsidR="00F02F9A" w:rsidRPr="00F02F9A">
        <w:rPr>
          <w:b/>
          <w:color w:val="0070C0"/>
        </w:rPr>
        <w:t>)</w:t>
      </w:r>
    </w:p>
    <w:p w14:paraId="481CA10C" w14:textId="27457DC3" w:rsidR="00CB64D6" w:rsidRPr="00C56FEA" w:rsidRDefault="004E67B7" w:rsidP="007A26F9">
      <w:pPr>
        <w:ind w:firstLine="708"/>
        <w:rPr>
          <w:color w:val="0070C0"/>
        </w:rPr>
      </w:pPr>
      <w:r w:rsidRPr="00C56FEA">
        <w:rPr>
          <w:color w:val="0070C0"/>
        </w:rPr>
        <w:t>Прописываются все стандарты и регламенты (ГОСТ, IEC, ТУ, ТР ТС, РЖД, РМ РС, РКО и другие), которым соответствует продукт согласно паспорту поставщика и применяемых ГОСТ.</w:t>
      </w:r>
    </w:p>
    <w:p w14:paraId="578B07D1" w14:textId="7220D81C" w:rsidR="00852A2A" w:rsidRPr="00C56FEA" w:rsidRDefault="000E103C" w:rsidP="00852A2A">
      <w:pPr>
        <w:ind w:firstLine="708"/>
        <w:rPr>
          <w:color w:val="0070C0"/>
        </w:rPr>
      </w:pPr>
      <w:r w:rsidRPr="00C56FEA">
        <w:rPr>
          <w:color w:val="0070C0"/>
        </w:rPr>
        <w:t xml:space="preserve">Прописываются параметры применимые к </w:t>
      </w:r>
      <w:r w:rsidR="0048015F" w:rsidRPr="00C56FEA">
        <w:rPr>
          <w:color w:val="0070C0"/>
        </w:rPr>
        <w:t>продукту</w:t>
      </w:r>
      <w:r w:rsidR="00852A2A" w:rsidRPr="00C56FEA">
        <w:rPr>
          <w:color w:val="0070C0"/>
        </w:rPr>
        <w:t xml:space="preserve"> в удобном формате (таблица, текст, перечень).</w:t>
      </w:r>
    </w:p>
    <w:p w14:paraId="7CE0A781" w14:textId="77777777" w:rsidR="00E70FDE" w:rsidRPr="00C56FEA" w:rsidRDefault="000E103C" w:rsidP="00CB64D6">
      <w:pPr>
        <w:ind w:firstLine="708"/>
        <w:rPr>
          <w:color w:val="0070C0"/>
        </w:rPr>
      </w:pPr>
      <w:r w:rsidRPr="00C56FEA">
        <w:rPr>
          <w:color w:val="0070C0"/>
        </w:rPr>
        <w:t>Пример:</w:t>
      </w:r>
    </w:p>
    <w:p w14:paraId="51870A1B" w14:textId="77777777" w:rsidR="00E70FDE" w:rsidRPr="00C56FEA" w:rsidRDefault="000E103C" w:rsidP="00CB64D6">
      <w:pPr>
        <w:ind w:firstLine="708"/>
        <w:rPr>
          <w:color w:val="0070C0"/>
        </w:rPr>
      </w:pPr>
      <w:r w:rsidRPr="00C56FEA">
        <w:rPr>
          <w:color w:val="0070C0"/>
        </w:rPr>
        <w:t>- рабочая температура окружающего воздуха</w:t>
      </w:r>
    </w:p>
    <w:p w14:paraId="449B8C98" w14:textId="77777777" w:rsidR="00E70FDE" w:rsidRPr="00C56FEA" w:rsidRDefault="000E103C" w:rsidP="00CB64D6">
      <w:pPr>
        <w:ind w:firstLine="708"/>
        <w:rPr>
          <w:color w:val="0070C0"/>
        </w:rPr>
      </w:pPr>
      <w:r w:rsidRPr="00C56FEA">
        <w:rPr>
          <w:color w:val="0070C0"/>
        </w:rPr>
        <w:t>- относительная влажность окружающей среды</w:t>
      </w:r>
    </w:p>
    <w:p w14:paraId="1E6D7472" w14:textId="77777777" w:rsidR="00E70FDE" w:rsidRPr="00C56FEA" w:rsidRDefault="000E103C" w:rsidP="00CB64D6">
      <w:pPr>
        <w:ind w:firstLine="708"/>
        <w:rPr>
          <w:color w:val="0070C0"/>
        </w:rPr>
      </w:pPr>
      <w:r w:rsidRPr="00C56FEA">
        <w:rPr>
          <w:color w:val="0070C0"/>
        </w:rPr>
        <w:t>- высота над уровнем моря</w:t>
      </w:r>
    </w:p>
    <w:p w14:paraId="6818E8FE" w14:textId="77777777" w:rsidR="00E70FDE" w:rsidRPr="00C56FEA" w:rsidRDefault="000E103C" w:rsidP="00CB64D6">
      <w:pPr>
        <w:ind w:firstLine="708"/>
        <w:rPr>
          <w:color w:val="0070C0"/>
        </w:rPr>
      </w:pPr>
      <w:r w:rsidRPr="00C56FEA">
        <w:rPr>
          <w:color w:val="0070C0"/>
          <w:spacing w:val="-6"/>
        </w:rPr>
        <w:t>- окружающая среда, в которой будет эксплуатироваться аппарат</w:t>
      </w:r>
    </w:p>
    <w:p w14:paraId="1EAF3F3A" w14:textId="77777777" w:rsidR="00E70FDE" w:rsidRPr="00C56FEA" w:rsidRDefault="000E103C" w:rsidP="00CB64D6">
      <w:pPr>
        <w:ind w:firstLine="708"/>
        <w:rPr>
          <w:color w:val="0070C0"/>
        </w:rPr>
      </w:pPr>
      <w:r w:rsidRPr="00C56FEA">
        <w:rPr>
          <w:rFonts w:eastAsia="Arial"/>
          <w:color w:val="0070C0"/>
          <w:spacing w:val="-4"/>
        </w:rPr>
        <w:t>- ударостойкость</w:t>
      </w:r>
    </w:p>
    <w:p w14:paraId="44195D93" w14:textId="7D763290" w:rsidR="00E70FDE" w:rsidRPr="00C56FEA" w:rsidRDefault="000E103C" w:rsidP="00CB64D6">
      <w:pPr>
        <w:ind w:firstLine="708"/>
        <w:rPr>
          <w:rFonts w:eastAsia="Arial"/>
          <w:color w:val="0070C0"/>
        </w:rPr>
      </w:pPr>
      <w:r w:rsidRPr="00C56FEA">
        <w:rPr>
          <w:rFonts w:eastAsia="Arial"/>
          <w:color w:val="0070C0"/>
          <w:spacing w:val="-4"/>
        </w:rPr>
        <w:t xml:space="preserve">- </w:t>
      </w:r>
      <w:r w:rsidRPr="00C56FEA">
        <w:rPr>
          <w:rFonts w:eastAsia="Arial"/>
          <w:color w:val="0070C0"/>
        </w:rPr>
        <w:t>виброустойчивость…</w:t>
      </w:r>
    </w:p>
    <w:p w14:paraId="3A7EB766" w14:textId="77777777" w:rsidR="007A26F9" w:rsidRPr="00C56FEA" w:rsidRDefault="007A26F9" w:rsidP="00CB64D6">
      <w:pPr>
        <w:ind w:firstLine="708"/>
        <w:rPr>
          <w:rFonts w:eastAsia="Arial"/>
          <w:color w:val="0070C0"/>
        </w:rPr>
      </w:pPr>
    </w:p>
    <w:p w14:paraId="25A72293" w14:textId="51C78DC7" w:rsidR="007A26F9" w:rsidRPr="00C56FEA" w:rsidRDefault="007A26F9" w:rsidP="00C56FEA">
      <w:pPr>
        <w:pStyle w:val="af5"/>
        <w:numPr>
          <w:ilvl w:val="1"/>
          <w:numId w:val="10"/>
        </w:numPr>
        <w:rPr>
          <w:rFonts w:eastAsiaTheme="minorHAnsi"/>
          <w:color w:val="auto"/>
          <w:lang w:eastAsia="en-US"/>
        </w:rPr>
      </w:pPr>
      <w:r w:rsidRPr="00C56FEA">
        <w:rPr>
          <w:rFonts w:eastAsiaTheme="minorHAnsi"/>
          <w:color w:val="auto"/>
          <w:lang w:eastAsia="en-US"/>
        </w:rPr>
        <w:t>Требования к конструкции и составу продукта</w:t>
      </w:r>
    </w:p>
    <w:p w14:paraId="3C991CF3" w14:textId="77777777" w:rsidR="0048015F" w:rsidRPr="00C56FEA" w:rsidRDefault="0048015F" w:rsidP="00852A2A">
      <w:pPr>
        <w:ind w:left="709"/>
        <w:rPr>
          <w:rFonts w:eastAsiaTheme="minorHAnsi"/>
          <w:b/>
          <w:color w:val="0070C0"/>
          <w:lang w:eastAsia="en-US"/>
        </w:rPr>
      </w:pPr>
      <w:r w:rsidRPr="00C56FEA">
        <w:rPr>
          <w:b/>
          <w:color w:val="0070C0"/>
        </w:rPr>
        <w:t>Заполняет ПМ</w:t>
      </w:r>
    </w:p>
    <w:p w14:paraId="58F8627A" w14:textId="77777777" w:rsidR="00E70FDE" w:rsidRPr="00C56FEA" w:rsidRDefault="000E103C" w:rsidP="0048015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Прописываются</w:t>
      </w:r>
      <w:r w:rsidR="0048015F" w:rsidRPr="00C56FEA">
        <w:rPr>
          <w:rFonts w:eastAsiaTheme="minorHAnsi"/>
          <w:color w:val="0070C0"/>
          <w:lang w:eastAsia="en-US"/>
        </w:rPr>
        <w:t xml:space="preserve"> </w:t>
      </w:r>
      <w:r w:rsidR="002214AF" w:rsidRPr="00C56FEA">
        <w:rPr>
          <w:rFonts w:eastAsiaTheme="minorHAnsi"/>
          <w:color w:val="0070C0"/>
          <w:lang w:eastAsia="en-US"/>
        </w:rPr>
        <w:t xml:space="preserve">требования, которые </w:t>
      </w:r>
      <w:r w:rsidR="0048015F" w:rsidRPr="00C56FEA">
        <w:rPr>
          <w:rFonts w:eastAsiaTheme="minorHAnsi"/>
          <w:color w:val="0070C0"/>
          <w:lang w:eastAsia="en-US"/>
        </w:rPr>
        <w:t xml:space="preserve">получены на основании изучения рынка и целевого клиента. Отмечаются требования, которые </w:t>
      </w:r>
      <w:r w:rsidR="002214AF" w:rsidRPr="00C56FEA">
        <w:rPr>
          <w:rFonts w:eastAsiaTheme="minorHAnsi"/>
          <w:color w:val="0070C0"/>
          <w:lang w:eastAsia="en-US"/>
        </w:rPr>
        <w:t>не указаны в ГОСТ</w:t>
      </w:r>
      <w:r w:rsidR="0048015F" w:rsidRPr="00C56FEA">
        <w:rPr>
          <w:rFonts w:eastAsiaTheme="minorHAnsi"/>
          <w:color w:val="0070C0"/>
          <w:lang w:eastAsia="en-US"/>
        </w:rPr>
        <w:t>,</w:t>
      </w:r>
      <w:r w:rsidR="002214AF" w:rsidRPr="00C56FEA">
        <w:rPr>
          <w:rFonts w:eastAsiaTheme="minorHAnsi"/>
          <w:color w:val="0070C0"/>
          <w:lang w:eastAsia="en-US"/>
        </w:rPr>
        <w:t xml:space="preserve"> но и не противоречат ГОСТ</w:t>
      </w:r>
      <w:r w:rsidR="0048015F" w:rsidRPr="00C56FEA">
        <w:rPr>
          <w:rFonts w:eastAsiaTheme="minorHAnsi"/>
          <w:color w:val="0070C0"/>
          <w:lang w:eastAsia="en-US"/>
        </w:rPr>
        <w:t>.</w:t>
      </w:r>
    </w:p>
    <w:p w14:paraId="4BE6D81B" w14:textId="0FAAE14F" w:rsidR="0048015F" w:rsidRPr="00C56FEA" w:rsidRDefault="00C56FEA" w:rsidP="002214A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>
        <w:rPr>
          <w:rFonts w:eastAsiaTheme="minorHAnsi"/>
          <w:color w:val="0070C0"/>
          <w:lang w:eastAsia="en-US"/>
        </w:rPr>
        <w:t>Пример</w:t>
      </w:r>
      <w:r w:rsidR="0048015F" w:rsidRPr="00C56FEA">
        <w:rPr>
          <w:rFonts w:eastAsiaTheme="minorHAnsi"/>
          <w:color w:val="0070C0"/>
          <w:lang w:eastAsia="en-US"/>
        </w:rPr>
        <w:t>:</w:t>
      </w:r>
    </w:p>
    <w:p w14:paraId="71FD7253" w14:textId="77777777" w:rsidR="002214AF" w:rsidRPr="00C56FEA" w:rsidRDefault="002214AF" w:rsidP="002214A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–</w:t>
      </w:r>
      <w:r w:rsidR="0048015F" w:rsidRPr="00C56FEA">
        <w:rPr>
          <w:rFonts w:eastAsiaTheme="minorHAnsi"/>
          <w:color w:val="0070C0"/>
          <w:lang w:eastAsia="en-US"/>
        </w:rPr>
        <w:t xml:space="preserve"> </w:t>
      </w:r>
      <w:r w:rsidRPr="00C56FEA">
        <w:rPr>
          <w:rFonts w:eastAsiaTheme="minorHAnsi"/>
          <w:color w:val="0070C0"/>
          <w:lang w:eastAsia="en-US"/>
        </w:rPr>
        <w:t>Контакты ПВР покрыты никелем</w:t>
      </w:r>
    </w:p>
    <w:p w14:paraId="2317D749" w14:textId="77777777" w:rsidR="002214AF" w:rsidRPr="00C56FEA" w:rsidRDefault="002214AF" w:rsidP="002214A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–</w:t>
      </w:r>
      <w:r w:rsidR="0048015F" w:rsidRPr="00C56FEA">
        <w:rPr>
          <w:rFonts w:eastAsiaTheme="minorHAnsi"/>
          <w:color w:val="0070C0"/>
          <w:lang w:eastAsia="en-US"/>
        </w:rPr>
        <w:t xml:space="preserve"> </w:t>
      </w:r>
      <w:r w:rsidRPr="00C56FEA">
        <w:rPr>
          <w:rFonts w:eastAsiaTheme="minorHAnsi"/>
          <w:color w:val="0070C0"/>
          <w:lang w:eastAsia="en-US"/>
        </w:rPr>
        <w:t>Все винты для крепления отходящих кабелей должны быть защищены от ослабле</w:t>
      </w:r>
      <w:r w:rsidR="0048015F" w:rsidRPr="00C56FEA">
        <w:rPr>
          <w:rFonts w:eastAsiaTheme="minorHAnsi"/>
          <w:color w:val="0070C0"/>
          <w:lang w:eastAsia="en-US"/>
        </w:rPr>
        <w:t>ния</w:t>
      </w:r>
    </w:p>
    <w:p w14:paraId="64AACC2E" w14:textId="77777777" w:rsidR="002214AF" w:rsidRPr="00C56FEA" w:rsidRDefault="002214AF" w:rsidP="002214A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–</w:t>
      </w:r>
      <w:r w:rsidR="0048015F" w:rsidRPr="00C56FEA">
        <w:rPr>
          <w:rFonts w:eastAsiaTheme="minorHAnsi"/>
          <w:color w:val="0070C0"/>
          <w:lang w:eastAsia="en-US"/>
        </w:rPr>
        <w:t xml:space="preserve"> </w:t>
      </w:r>
      <w:r w:rsidRPr="00C56FEA">
        <w:rPr>
          <w:rFonts w:eastAsiaTheme="minorHAnsi"/>
          <w:color w:val="0070C0"/>
          <w:lang w:eastAsia="en-US"/>
        </w:rPr>
        <w:t xml:space="preserve">Металлические детали должны быть защищены от коррозии </w:t>
      </w:r>
    </w:p>
    <w:p w14:paraId="0767F78D" w14:textId="77777777" w:rsidR="002214AF" w:rsidRPr="00C56FEA" w:rsidRDefault="002214AF" w:rsidP="002214A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–</w:t>
      </w:r>
      <w:r w:rsidR="0048015F" w:rsidRPr="00C56FEA">
        <w:rPr>
          <w:rFonts w:eastAsiaTheme="minorHAnsi"/>
          <w:color w:val="0070C0"/>
          <w:lang w:eastAsia="en-US"/>
        </w:rPr>
        <w:t xml:space="preserve"> </w:t>
      </w:r>
      <w:r w:rsidRPr="00C56FEA">
        <w:rPr>
          <w:rFonts w:eastAsiaTheme="minorHAnsi"/>
          <w:color w:val="0070C0"/>
          <w:lang w:eastAsia="en-US"/>
        </w:rPr>
        <w:t>Для лучшей фиксации на клеммах должны быть предусмотрены лючки для под</w:t>
      </w:r>
      <w:r w:rsidR="0048015F" w:rsidRPr="00C56FEA">
        <w:rPr>
          <w:rFonts w:eastAsiaTheme="minorHAnsi"/>
          <w:color w:val="0070C0"/>
          <w:lang w:eastAsia="en-US"/>
        </w:rPr>
        <w:t>ключения кабеля</w:t>
      </w:r>
    </w:p>
    <w:p w14:paraId="3A9092D9" w14:textId="342E4A1E" w:rsidR="002214AF" w:rsidRPr="00C56FEA" w:rsidRDefault="002214AF" w:rsidP="0048015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–</w:t>
      </w:r>
      <w:r w:rsidR="0048015F" w:rsidRPr="00C56FEA">
        <w:rPr>
          <w:rFonts w:eastAsiaTheme="minorHAnsi"/>
          <w:color w:val="0070C0"/>
          <w:lang w:eastAsia="en-US"/>
        </w:rPr>
        <w:t xml:space="preserve"> </w:t>
      </w:r>
      <w:r w:rsidRPr="00C56FEA">
        <w:rPr>
          <w:rFonts w:eastAsiaTheme="minorHAnsi"/>
          <w:color w:val="0070C0"/>
          <w:lang w:eastAsia="en-US"/>
        </w:rPr>
        <w:t>Монтаж на D</w:t>
      </w:r>
      <w:r w:rsidR="00852A2A" w:rsidRPr="00C56FEA">
        <w:rPr>
          <w:rFonts w:eastAsiaTheme="minorHAnsi"/>
          <w:color w:val="0070C0"/>
          <w:lang w:val="en-US" w:eastAsia="en-US"/>
        </w:rPr>
        <w:t>IN</w:t>
      </w:r>
      <w:r w:rsidRPr="00C56FEA">
        <w:rPr>
          <w:rFonts w:eastAsiaTheme="minorHAnsi"/>
          <w:color w:val="0070C0"/>
          <w:lang w:eastAsia="en-US"/>
        </w:rPr>
        <w:t>-рейку с поднятием защелки</w:t>
      </w:r>
    </w:p>
    <w:p w14:paraId="575E5244" w14:textId="77777777" w:rsidR="002214AF" w:rsidRPr="00C56FEA" w:rsidRDefault="0048015F" w:rsidP="0048015F">
      <w:pPr>
        <w:tabs>
          <w:tab w:val="left" w:pos="-1767"/>
        </w:tabs>
        <w:spacing w:line="216" w:lineRule="auto"/>
        <w:ind w:firstLine="709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 xml:space="preserve">- </w:t>
      </w:r>
      <w:r w:rsidR="002214AF" w:rsidRPr="00C56FEA">
        <w:rPr>
          <w:rFonts w:eastAsiaTheme="minorHAnsi"/>
          <w:color w:val="0070C0"/>
          <w:lang w:eastAsia="en-US"/>
        </w:rPr>
        <w:t>Пружинные клеммы.</w:t>
      </w:r>
    </w:p>
    <w:p w14:paraId="5886E6D3" w14:textId="77777777" w:rsidR="0048015F" w:rsidRPr="00C56FEA" w:rsidRDefault="0048015F" w:rsidP="0048015F">
      <w:pPr>
        <w:tabs>
          <w:tab w:val="left" w:pos="-1767"/>
        </w:tabs>
        <w:spacing w:line="216" w:lineRule="auto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ab/>
        <w:t>- Способ оперирования аппарата.</w:t>
      </w:r>
    </w:p>
    <w:p w14:paraId="4A520A9D" w14:textId="77777777" w:rsidR="0048015F" w:rsidRPr="00C56FEA" w:rsidRDefault="0048015F" w:rsidP="0048015F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- Указатель положения аппарата</w:t>
      </w:r>
    </w:p>
    <w:p w14:paraId="486DFA55" w14:textId="77777777" w:rsidR="0048015F" w:rsidRPr="00C56FEA" w:rsidRDefault="0048015F" w:rsidP="0048015F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-</w:t>
      </w:r>
      <w:r w:rsidR="000E103C" w:rsidRPr="00C56FEA">
        <w:rPr>
          <w:rFonts w:eastAsiaTheme="minorHAnsi"/>
          <w:color w:val="0070C0"/>
          <w:lang w:eastAsia="en-US"/>
        </w:rPr>
        <w:t xml:space="preserve"> </w:t>
      </w:r>
      <w:r w:rsidRPr="00C56FEA">
        <w:rPr>
          <w:rFonts w:eastAsiaTheme="minorHAnsi"/>
          <w:color w:val="0070C0"/>
          <w:lang w:eastAsia="en-US"/>
        </w:rPr>
        <w:t>Наличие блокировки аппарата</w:t>
      </w:r>
    </w:p>
    <w:p w14:paraId="3E296BCA" w14:textId="77777777" w:rsidR="0048015F" w:rsidRPr="00C56FEA" w:rsidRDefault="0048015F" w:rsidP="0048015F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auto"/>
          <w:lang w:eastAsia="en-US"/>
        </w:rPr>
      </w:pPr>
    </w:p>
    <w:p w14:paraId="249159EB" w14:textId="299245D4" w:rsidR="007A26F9" w:rsidRPr="00C56FEA" w:rsidRDefault="000E103C" w:rsidP="007A26F9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auto"/>
          <w:lang w:eastAsia="en-US"/>
        </w:rPr>
      </w:pPr>
      <w:r w:rsidRPr="00C56FEA">
        <w:rPr>
          <w:rFonts w:eastAsiaTheme="minorHAnsi"/>
          <w:color w:val="auto"/>
          <w:lang w:eastAsia="en-US"/>
        </w:rPr>
        <w:t>2.</w:t>
      </w:r>
      <w:r w:rsidR="0048015F" w:rsidRPr="00C56FEA">
        <w:rPr>
          <w:rFonts w:eastAsiaTheme="minorHAnsi"/>
          <w:color w:val="auto"/>
          <w:lang w:eastAsia="en-US"/>
        </w:rPr>
        <w:t>3</w:t>
      </w:r>
      <w:r w:rsidR="007A26F9" w:rsidRPr="00C56FEA">
        <w:rPr>
          <w:rFonts w:eastAsiaTheme="minorHAnsi"/>
          <w:color w:val="auto"/>
          <w:lang w:eastAsia="en-US"/>
        </w:rPr>
        <w:t xml:space="preserve"> Способ монтажа</w:t>
      </w:r>
    </w:p>
    <w:p w14:paraId="0666FF83" w14:textId="4E8FCFF2" w:rsidR="007A26F9" w:rsidRPr="00C56FEA" w:rsidRDefault="007A26F9" w:rsidP="007A26F9">
      <w:pPr>
        <w:tabs>
          <w:tab w:val="left" w:pos="-1767"/>
        </w:tabs>
        <w:spacing w:line="216" w:lineRule="auto"/>
        <w:ind w:firstLine="708"/>
        <w:jc w:val="both"/>
        <w:rPr>
          <w:b/>
          <w:color w:val="0070C0"/>
        </w:rPr>
      </w:pPr>
      <w:r w:rsidRPr="00C56FEA">
        <w:rPr>
          <w:b/>
          <w:color w:val="0070C0"/>
        </w:rPr>
        <w:t>Заполняет ПМ</w:t>
      </w:r>
    </w:p>
    <w:p w14:paraId="121A2D24" w14:textId="0927A2F3" w:rsidR="00F70654" w:rsidRPr="00C56FEA" w:rsidRDefault="00F70654" w:rsidP="00F70654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lastRenderedPageBreak/>
        <w:t>Требования к месту установки, чем крепить, как крепить.</w:t>
      </w:r>
    </w:p>
    <w:p w14:paraId="273AD9F7" w14:textId="77777777" w:rsidR="007A26F9" w:rsidRPr="00C56FEA" w:rsidRDefault="007A26F9" w:rsidP="007A26F9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auto"/>
          <w:lang w:eastAsia="en-US"/>
        </w:rPr>
      </w:pPr>
    </w:p>
    <w:p w14:paraId="0996FB4B" w14:textId="3A897E16" w:rsidR="007A26F9" w:rsidRPr="00C56FEA" w:rsidRDefault="007A26F9" w:rsidP="007A26F9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auto"/>
          <w:lang w:eastAsia="en-US"/>
        </w:rPr>
      </w:pPr>
      <w:r w:rsidRPr="00C56FEA">
        <w:rPr>
          <w:rFonts w:eastAsiaTheme="minorHAnsi"/>
          <w:color w:val="auto"/>
          <w:lang w:eastAsia="en-US"/>
        </w:rPr>
        <w:t>2.4 Степень защиты</w:t>
      </w:r>
    </w:p>
    <w:p w14:paraId="193692DD" w14:textId="77777777" w:rsidR="00E70FDE" w:rsidRPr="00C56FEA" w:rsidRDefault="000E103C">
      <w:pPr>
        <w:tabs>
          <w:tab w:val="left" w:pos="-1767"/>
        </w:tabs>
        <w:spacing w:line="216" w:lineRule="auto"/>
        <w:ind w:firstLine="708"/>
        <w:jc w:val="both"/>
        <w:rPr>
          <w:b/>
          <w:color w:val="0070C0"/>
        </w:rPr>
      </w:pPr>
      <w:r w:rsidRPr="00C56FEA">
        <w:rPr>
          <w:b/>
          <w:color w:val="0070C0"/>
        </w:rPr>
        <w:t>Заполняет ПМ</w:t>
      </w:r>
    </w:p>
    <w:p w14:paraId="14293E5A" w14:textId="6A1C05BD" w:rsidR="0048015F" w:rsidRPr="00C56FEA" w:rsidRDefault="00EE32C6" w:rsidP="00F70654">
      <w:pPr>
        <w:ind w:firstLine="708"/>
        <w:rPr>
          <w:rFonts w:eastAsiaTheme="minorHAnsi"/>
          <w:color w:val="auto"/>
          <w:lang w:eastAsia="en-US"/>
        </w:rPr>
      </w:pPr>
      <w:r w:rsidRPr="00C56FEA">
        <w:t>2.5</w:t>
      </w:r>
      <w:r w:rsidR="000E103C" w:rsidRPr="00C56FEA">
        <w:t xml:space="preserve"> </w:t>
      </w:r>
      <w:r w:rsidR="00F70654" w:rsidRPr="00C56FEA">
        <w:rPr>
          <w:rFonts w:eastAsiaTheme="minorHAnsi"/>
          <w:color w:val="auto"/>
          <w:lang w:eastAsia="en-US"/>
        </w:rPr>
        <w:t>Требования к техническим параметрам и характеристикам</w:t>
      </w:r>
    </w:p>
    <w:p w14:paraId="0D49ADDC" w14:textId="7D03755B" w:rsidR="00E70FDE" w:rsidRPr="00C56FEA" w:rsidRDefault="000E103C">
      <w:pPr>
        <w:ind w:firstLine="708"/>
        <w:rPr>
          <w:b/>
          <w:color w:val="ED7D31" w:themeColor="accent2"/>
        </w:rPr>
      </w:pPr>
      <w:r w:rsidRPr="00C56FEA">
        <w:rPr>
          <w:b/>
          <w:color w:val="0070C0"/>
        </w:rPr>
        <w:t xml:space="preserve">Заполняет </w:t>
      </w:r>
      <w:r w:rsidR="002214AF" w:rsidRPr="00C56FEA">
        <w:rPr>
          <w:b/>
          <w:color w:val="0070C0"/>
        </w:rPr>
        <w:t>ПМ</w:t>
      </w:r>
      <w:r w:rsidR="00F02F9A">
        <w:rPr>
          <w:b/>
          <w:color w:val="0070C0"/>
        </w:rPr>
        <w:t xml:space="preserve"> </w:t>
      </w:r>
      <w:r w:rsidR="00F02F9A" w:rsidRPr="00F02F9A">
        <w:rPr>
          <w:b/>
          <w:color w:val="0070C0"/>
        </w:rPr>
        <w:t>(</w:t>
      </w:r>
      <w:r w:rsidR="00F02F9A">
        <w:rPr>
          <w:b/>
          <w:color w:val="0070C0"/>
        </w:rPr>
        <w:t>при необходимости привлекает</w:t>
      </w:r>
      <w:r w:rsidR="00F02F9A" w:rsidRPr="00F02F9A">
        <w:rPr>
          <w:b/>
          <w:color w:val="0070C0"/>
        </w:rPr>
        <w:t xml:space="preserve"> конструктор</w:t>
      </w:r>
      <w:r w:rsidR="00F02F9A">
        <w:rPr>
          <w:b/>
          <w:color w:val="0070C0"/>
        </w:rPr>
        <w:t>а</w:t>
      </w:r>
      <w:r w:rsidR="00F02F9A" w:rsidRPr="00F02F9A">
        <w:rPr>
          <w:b/>
          <w:color w:val="0070C0"/>
        </w:rPr>
        <w:t>)</w:t>
      </w:r>
    </w:p>
    <w:p w14:paraId="21CD4CE8" w14:textId="5C0C37DF" w:rsidR="00F70654" w:rsidRPr="00C56FEA" w:rsidRDefault="00F70654">
      <w:pPr>
        <w:ind w:firstLine="708"/>
        <w:rPr>
          <w:b/>
          <w:color w:val="ED7D31" w:themeColor="accent2"/>
        </w:rPr>
      </w:pPr>
    </w:p>
    <w:p w14:paraId="2E37A97F" w14:textId="415F12ED" w:rsidR="00F70654" w:rsidRPr="00C56FEA" w:rsidRDefault="00F70654" w:rsidP="00F70654">
      <w:pPr>
        <w:tabs>
          <w:tab w:val="left" w:pos="-1767"/>
        </w:tabs>
        <w:spacing w:line="216" w:lineRule="auto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ab/>
        <w:t>Согласно паспорту поставщика на устройство заполняется</w:t>
      </w:r>
    </w:p>
    <w:p w14:paraId="286E3020" w14:textId="77777777" w:rsidR="00F70654" w:rsidRPr="00C56FEA" w:rsidRDefault="00F70654" w:rsidP="00F70654">
      <w:pPr>
        <w:pStyle w:val="af5"/>
        <w:numPr>
          <w:ilvl w:val="0"/>
          <w:numId w:val="13"/>
        </w:numPr>
        <w:tabs>
          <w:tab w:val="left" w:pos="-1767"/>
        </w:tabs>
        <w:spacing w:line="216" w:lineRule="auto"/>
        <w:ind w:left="141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Развернутые технические параметры всех исполнений и номиналов</w:t>
      </w:r>
    </w:p>
    <w:p w14:paraId="2638FDF0" w14:textId="77777777" w:rsidR="00F70654" w:rsidRPr="00C56FEA" w:rsidRDefault="00F70654" w:rsidP="00F70654">
      <w:pPr>
        <w:pStyle w:val="af5"/>
        <w:numPr>
          <w:ilvl w:val="0"/>
          <w:numId w:val="13"/>
        </w:numPr>
        <w:tabs>
          <w:tab w:val="left" w:pos="-1767"/>
        </w:tabs>
        <w:spacing w:line="216" w:lineRule="auto"/>
        <w:ind w:left="141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Функциональные возможности, уставки, задержки и т.д.</w:t>
      </w:r>
    </w:p>
    <w:p w14:paraId="7372B082" w14:textId="77777777" w:rsidR="00F70654" w:rsidRPr="00C56FEA" w:rsidRDefault="00F70654" w:rsidP="00F70654">
      <w:pPr>
        <w:pStyle w:val="af5"/>
        <w:numPr>
          <w:ilvl w:val="0"/>
          <w:numId w:val="13"/>
        </w:numPr>
        <w:tabs>
          <w:tab w:val="left" w:pos="-1767"/>
        </w:tabs>
        <w:spacing w:line="216" w:lineRule="auto"/>
        <w:ind w:left="141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Расклеммовка</w:t>
      </w:r>
    </w:p>
    <w:p w14:paraId="11EA60A4" w14:textId="77777777" w:rsidR="00F70654" w:rsidRPr="00C56FEA" w:rsidRDefault="00F70654" w:rsidP="00F70654">
      <w:pPr>
        <w:pStyle w:val="af5"/>
        <w:numPr>
          <w:ilvl w:val="0"/>
          <w:numId w:val="13"/>
        </w:numPr>
        <w:tabs>
          <w:tab w:val="left" w:pos="-1767"/>
        </w:tabs>
        <w:spacing w:line="216" w:lineRule="auto"/>
        <w:ind w:left="141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Требования к надежности (электрическая, механическая и т.д)</w:t>
      </w:r>
    </w:p>
    <w:p w14:paraId="678A3F54" w14:textId="77777777" w:rsidR="00F70654" w:rsidRPr="00C56FEA" w:rsidRDefault="00F70654" w:rsidP="00F70654">
      <w:pPr>
        <w:pStyle w:val="af5"/>
        <w:numPr>
          <w:ilvl w:val="0"/>
          <w:numId w:val="13"/>
        </w:numPr>
        <w:tabs>
          <w:tab w:val="left" w:pos="-1767"/>
        </w:tabs>
        <w:spacing w:line="216" w:lineRule="auto"/>
        <w:ind w:left="141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Требования по безопасности и положения для защиты человека от поражения эл. Током при эксплуатации.</w:t>
      </w:r>
    </w:p>
    <w:p w14:paraId="3DAC6BDB" w14:textId="77777777" w:rsidR="00F70654" w:rsidRPr="00C56FEA" w:rsidRDefault="00F70654" w:rsidP="00F70654">
      <w:pPr>
        <w:pStyle w:val="af5"/>
        <w:numPr>
          <w:ilvl w:val="0"/>
          <w:numId w:val="13"/>
        </w:numPr>
        <w:tabs>
          <w:tab w:val="left" w:pos="-1767"/>
        </w:tabs>
        <w:spacing w:line="216" w:lineRule="auto"/>
        <w:ind w:left="141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Эстетические требования к деталям производства (без облоя, дефектов, повреждений и т.д</w:t>
      </w:r>
    </w:p>
    <w:p w14:paraId="1AB29172" w14:textId="77777777" w:rsidR="00F70654" w:rsidRPr="00C56FEA" w:rsidRDefault="00F70654" w:rsidP="00F70654">
      <w:pPr>
        <w:pStyle w:val="af5"/>
        <w:numPr>
          <w:ilvl w:val="0"/>
          <w:numId w:val="13"/>
        </w:numPr>
        <w:tabs>
          <w:tab w:val="left" w:pos="-1767"/>
        </w:tabs>
        <w:spacing w:line="216" w:lineRule="auto"/>
        <w:ind w:left="1418"/>
        <w:jc w:val="both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Требования к патентной чистоте</w:t>
      </w:r>
    </w:p>
    <w:p w14:paraId="5E9F7603" w14:textId="1E743080" w:rsidR="00E70FDE" w:rsidRPr="00C56FEA" w:rsidRDefault="00C56FEA">
      <w:pPr>
        <w:ind w:firstLine="708"/>
        <w:rPr>
          <w:rFonts w:eastAsiaTheme="minorHAnsi"/>
          <w:color w:val="0070C0"/>
          <w:lang w:eastAsia="en-US"/>
        </w:rPr>
      </w:pPr>
      <w:r>
        <w:rPr>
          <w:rFonts w:eastAsiaTheme="minorHAnsi"/>
          <w:color w:val="0070C0"/>
          <w:lang w:eastAsia="en-US"/>
        </w:rPr>
        <w:t xml:space="preserve">Требования </w:t>
      </w:r>
      <w:r w:rsidR="000E103C" w:rsidRPr="00C56FEA">
        <w:rPr>
          <w:rFonts w:eastAsiaTheme="minorHAnsi"/>
          <w:color w:val="0070C0"/>
          <w:lang w:eastAsia="en-US"/>
        </w:rPr>
        <w:t>указываются в виде необходимых таблиц.</w:t>
      </w:r>
    </w:p>
    <w:p w14:paraId="267F278F" w14:textId="77777777" w:rsidR="00E70FDE" w:rsidRPr="00C56FEA" w:rsidRDefault="000E103C">
      <w:pPr>
        <w:ind w:firstLine="708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Пример:</w:t>
      </w:r>
    </w:p>
    <w:p w14:paraId="771D63F3" w14:textId="77777777" w:rsidR="00E70FDE" w:rsidRPr="00C56FEA" w:rsidRDefault="0048015F">
      <w:pPr>
        <w:ind w:firstLine="708"/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Таблица 3</w:t>
      </w:r>
    </w:p>
    <w:tbl>
      <w:tblPr>
        <w:tblStyle w:val="afa"/>
        <w:tblW w:w="8709" w:type="dxa"/>
        <w:tblInd w:w="704" w:type="dxa"/>
        <w:tblLook w:val="04A0" w:firstRow="1" w:lastRow="0" w:firstColumn="1" w:lastColumn="0" w:noHBand="0" w:noVBand="1"/>
      </w:tblPr>
      <w:tblGrid>
        <w:gridCol w:w="1454"/>
        <w:gridCol w:w="3886"/>
        <w:gridCol w:w="1759"/>
        <w:gridCol w:w="1610"/>
      </w:tblGrid>
      <w:tr w:rsidR="00670AF2" w:rsidRPr="00C56FEA" w14:paraId="4667B88D" w14:textId="77777777" w:rsidTr="0048015F">
        <w:trPr>
          <w:trHeight w:val="44"/>
        </w:trPr>
        <w:tc>
          <w:tcPr>
            <w:tcW w:w="5033" w:type="dxa"/>
            <w:gridSpan w:val="2"/>
            <w:tcBorders>
              <w:top w:val="single" w:sz="4" w:space="0" w:color="auto"/>
            </w:tcBorders>
            <w:vAlign w:val="center"/>
          </w:tcPr>
          <w:p w14:paraId="3D905AA9" w14:textId="77777777" w:rsidR="00E70FDE" w:rsidRPr="00C56FEA" w:rsidRDefault="000E103C">
            <w:pPr>
              <w:spacing w:line="204" w:lineRule="auto"/>
              <w:rPr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Номинальный ток I</w:t>
            </w:r>
            <w:r w:rsidRPr="00C56FEA">
              <w:rPr>
                <w:rFonts w:eastAsia="Arial"/>
                <w:color w:val="0070C0"/>
                <w:vertAlign w:val="subscript"/>
                <w:lang w:val="en-US"/>
              </w:rPr>
              <w:t>n</w:t>
            </w:r>
            <w:r w:rsidRPr="00C56FEA">
              <w:rPr>
                <w:rFonts w:eastAsia="Arial"/>
                <w:color w:val="0070C0"/>
              </w:rPr>
              <w:t>,</w:t>
            </w:r>
            <w:r w:rsidRPr="00C56FEA">
              <w:rPr>
                <w:rFonts w:eastAsia="Arial"/>
                <w:color w:val="0070C0"/>
                <w:vertAlign w:val="subscript"/>
              </w:rPr>
              <w:t xml:space="preserve"> </w:t>
            </w:r>
            <w:r w:rsidRPr="00C56FEA">
              <w:rPr>
                <w:rFonts w:eastAsia="Arial"/>
                <w:color w:val="0070C0"/>
              </w:rPr>
              <w:t>А, не более</w:t>
            </w:r>
          </w:p>
        </w:tc>
        <w:tc>
          <w:tcPr>
            <w:tcW w:w="1907" w:type="dxa"/>
            <w:tcBorders>
              <w:top w:val="single" w:sz="4" w:space="0" w:color="auto"/>
            </w:tcBorders>
            <w:vAlign w:val="center"/>
          </w:tcPr>
          <w:p w14:paraId="65F2E91F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32</w:t>
            </w:r>
          </w:p>
        </w:tc>
        <w:tc>
          <w:tcPr>
            <w:tcW w:w="1769" w:type="dxa"/>
            <w:tcBorders>
              <w:top w:val="single" w:sz="4" w:space="0" w:color="auto"/>
            </w:tcBorders>
            <w:vAlign w:val="center"/>
          </w:tcPr>
          <w:p w14:paraId="32E64166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80</w:t>
            </w:r>
          </w:p>
        </w:tc>
      </w:tr>
      <w:tr w:rsidR="00670AF2" w:rsidRPr="00C56FEA" w14:paraId="66A72F33" w14:textId="77777777" w:rsidTr="0048015F">
        <w:trPr>
          <w:trHeight w:val="64"/>
        </w:trPr>
        <w:tc>
          <w:tcPr>
            <w:tcW w:w="5033" w:type="dxa"/>
            <w:gridSpan w:val="2"/>
            <w:vAlign w:val="center"/>
          </w:tcPr>
          <w:p w14:paraId="141FD28A" w14:textId="77777777" w:rsidR="00E70FDE" w:rsidRPr="00C56FEA" w:rsidRDefault="000E103C">
            <w:pPr>
              <w:spacing w:line="204" w:lineRule="auto"/>
              <w:rPr>
                <w:rFonts w:eastAsia="Arial"/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Номинальная частота</w:t>
            </w:r>
            <w:r w:rsidRPr="00C56FEA">
              <w:rPr>
                <w:color w:val="0070C0"/>
              </w:rPr>
              <w:t xml:space="preserve">, </w:t>
            </w:r>
            <w:r w:rsidRPr="00C56FEA">
              <w:rPr>
                <w:rFonts w:eastAsia="Arial"/>
                <w:color w:val="0070C0"/>
              </w:rPr>
              <w:t>Гц</w:t>
            </w:r>
          </w:p>
        </w:tc>
        <w:tc>
          <w:tcPr>
            <w:tcW w:w="3676" w:type="dxa"/>
            <w:gridSpan w:val="2"/>
            <w:vAlign w:val="center"/>
          </w:tcPr>
          <w:p w14:paraId="23DCBF64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rFonts w:eastAsia="Calibri"/>
                <w:color w:val="0070C0"/>
              </w:rPr>
              <w:t>50/60</w:t>
            </w:r>
          </w:p>
        </w:tc>
      </w:tr>
      <w:tr w:rsidR="00670AF2" w:rsidRPr="00C56FEA" w14:paraId="67E64678" w14:textId="77777777" w:rsidTr="0048015F">
        <w:trPr>
          <w:trHeight w:val="64"/>
        </w:trPr>
        <w:tc>
          <w:tcPr>
            <w:tcW w:w="5033" w:type="dxa"/>
            <w:gridSpan w:val="2"/>
            <w:vAlign w:val="center"/>
          </w:tcPr>
          <w:p w14:paraId="36CAA97F" w14:textId="77777777" w:rsidR="00E70FDE" w:rsidRPr="00C56FEA" w:rsidRDefault="000E103C">
            <w:pPr>
              <w:spacing w:line="204" w:lineRule="auto"/>
              <w:rPr>
                <w:rFonts w:eastAsia="Arial"/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Номинальный режим эксплуатации</w:t>
            </w:r>
            <w:r w:rsidRPr="00C56FEA">
              <w:rPr>
                <w:rFonts w:eastAsia="Arial"/>
                <w:color w:val="0070C0"/>
              </w:rPr>
              <w:tab/>
            </w:r>
          </w:p>
        </w:tc>
        <w:tc>
          <w:tcPr>
            <w:tcW w:w="3676" w:type="dxa"/>
            <w:gridSpan w:val="2"/>
            <w:vAlign w:val="center"/>
          </w:tcPr>
          <w:p w14:paraId="17D52B2E" w14:textId="77777777" w:rsidR="00E70FDE" w:rsidRPr="00C56FEA" w:rsidRDefault="000E103C">
            <w:pPr>
              <w:spacing w:line="204" w:lineRule="auto"/>
              <w:jc w:val="center"/>
              <w:rPr>
                <w:rFonts w:eastAsia="Calibri"/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Непрерывный</w:t>
            </w:r>
          </w:p>
        </w:tc>
      </w:tr>
      <w:tr w:rsidR="00670AF2" w:rsidRPr="00C56FEA" w14:paraId="1629B8E8" w14:textId="77777777" w:rsidTr="0048015F">
        <w:trPr>
          <w:trHeight w:val="64"/>
        </w:trPr>
        <w:tc>
          <w:tcPr>
            <w:tcW w:w="5033" w:type="dxa"/>
            <w:gridSpan w:val="2"/>
            <w:vAlign w:val="center"/>
          </w:tcPr>
          <w:p w14:paraId="082A63BB" w14:textId="77777777" w:rsidR="00E70FDE" w:rsidRPr="00C56FEA" w:rsidRDefault="000E103C">
            <w:pPr>
              <w:spacing w:line="204" w:lineRule="auto"/>
              <w:rPr>
                <w:color w:val="0070C0"/>
              </w:rPr>
            </w:pPr>
            <w:r w:rsidRPr="00C56FEA">
              <w:rPr>
                <w:rFonts w:eastAsia="Arial"/>
                <w:color w:val="0070C0"/>
              </w:rPr>
              <w:t xml:space="preserve">Номинальное рабочее напряжение </w:t>
            </w:r>
            <w:r w:rsidRPr="00C56FEA">
              <w:rPr>
                <w:rFonts w:eastAsia="Arial"/>
                <w:color w:val="0070C0"/>
                <w:lang w:val="en-US"/>
              </w:rPr>
              <w:t>U</w:t>
            </w:r>
            <w:r w:rsidRPr="00C56FEA">
              <w:rPr>
                <w:rFonts w:eastAsia="Arial"/>
                <w:color w:val="0070C0"/>
                <w:vertAlign w:val="subscript"/>
                <w:lang w:val="en-US"/>
              </w:rPr>
              <w:t>e</w:t>
            </w:r>
            <w:r w:rsidRPr="00C56FEA">
              <w:rPr>
                <w:color w:val="0070C0"/>
              </w:rPr>
              <w:t xml:space="preserve">, </w:t>
            </w:r>
            <w:r w:rsidRPr="00C56FEA">
              <w:rPr>
                <w:rFonts w:eastAsia="Arial"/>
                <w:color w:val="0070C0"/>
              </w:rPr>
              <w:t>В</w:t>
            </w:r>
          </w:p>
        </w:tc>
        <w:tc>
          <w:tcPr>
            <w:tcW w:w="3676" w:type="dxa"/>
            <w:gridSpan w:val="2"/>
            <w:vMerge w:val="restart"/>
            <w:vAlign w:val="center"/>
          </w:tcPr>
          <w:p w14:paraId="5D40B341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690</w:t>
            </w:r>
          </w:p>
        </w:tc>
      </w:tr>
      <w:tr w:rsidR="00670AF2" w:rsidRPr="00C56FEA" w14:paraId="5E9E8B71" w14:textId="77777777" w:rsidTr="0048015F">
        <w:trPr>
          <w:trHeight w:val="64"/>
        </w:trPr>
        <w:tc>
          <w:tcPr>
            <w:tcW w:w="5033" w:type="dxa"/>
            <w:gridSpan w:val="2"/>
            <w:vAlign w:val="center"/>
          </w:tcPr>
          <w:p w14:paraId="59A74C29" w14:textId="77777777" w:rsidR="00E70FDE" w:rsidRPr="00C56FEA" w:rsidRDefault="000E103C">
            <w:pPr>
              <w:spacing w:line="204" w:lineRule="auto"/>
              <w:rPr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Номинальное напряжение изоляции U</w:t>
            </w:r>
            <w:r w:rsidRPr="00C56FEA">
              <w:rPr>
                <w:rFonts w:eastAsia="Arial"/>
                <w:color w:val="0070C0"/>
                <w:vertAlign w:val="subscript"/>
                <w:lang w:val="en-US"/>
              </w:rPr>
              <w:t>i</w:t>
            </w:r>
            <w:r w:rsidRPr="00C56FEA">
              <w:rPr>
                <w:color w:val="0070C0"/>
              </w:rPr>
              <w:t xml:space="preserve">, </w:t>
            </w:r>
            <w:r w:rsidRPr="00C56FEA">
              <w:rPr>
                <w:rFonts w:eastAsia="Arial"/>
                <w:color w:val="0070C0"/>
              </w:rPr>
              <w:t>В</w:t>
            </w:r>
          </w:p>
        </w:tc>
        <w:tc>
          <w:tcPr>
            <w:tcW w:w="3676" w:type="dxa"/>
            <w:gridSpan w:val="2"/>
            <w:vMerge/>
            <w:vAlign w:val="center"/>
          </w:tcPr>
          <w:p w14:paraId="02219D5C" w14:textId="77777777" w:rsidR="00E70FDE" w:rsidRPr="00C56FEA" w:rsidRDefault="00E70FDE">
            <w:pPr>
              <w:spacing w:line="204" w:lineRule="auto"/>
              <w:jc w:val="center"/>
              <w:rPr>
                <w:color w:val="0070C0"/>
              </w:rPr>
            </w:pPr>
          </w:p>
        </w:tc>
      </w:tr>
      <w:tr w:rsidR="00670AF2" w:rsidRPr="00C56FEA" w14:paraId="23F53065" w14:textId="77777777" w:rsidTr="0048015F">
        <w:trPr>
          <w:trHeight w:val="64"/>
        </w:trPr>
        <w:tc>
          <w:tcPr>
            <w:tcW w:w="5033" w:type="dxa"/>
            <w:gridSpan w:val="2"/>
            <w:vAlign w:val="center"/>
          </w:tcPr>
          <w:p w14:paraId="035850AA" w14:textId="77777777" w:rsidR="00E70FDE" w:rsidRPr="00C56FEA" w:rsidRDefault="000E103C">
            <w:pPr>
              <w:spacing w:line="204" w:lineRule="auto"/>
              <w:rPr>
                <w:rFonts w:eastAsia="Arial"/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Номинальное импульсное выдерживаемое напряжение U</w:t>
            </w:r>
            <w:r w:rsidRPr="00C56FEA">
              <w:rPr>
                <w:rFonts w:eastAsia="Arial"/>
                <w:color w:val="0070C0"/>
                <w:vertAlign w:val="subscript"/>
                <w:lang w:val="en-US"/>
              </w:rPr>
              <w:t>imp</w:t>
            </w:r>
            <w:r w:rsidRPr="00C56FEA">
              <w:rPr>
                <w:color w:val="0070C0"/>
              </w:rPr>
              <w:t xml:space="preserve">, </w:t>
            </w:r>
            <w:r w:rsidRPr="00C56FEA">
              <w:rPr>
                <w:rFonts w:eastAsia="Arial"/>
                <w:color w:val="0070C0"/>
              </w:rPr>
              <w:t>кВ</w:t>
            </w:r>
          </w:p>
        </w:tc>
        <w:tc>
          <w:tcPr>
            <w:tcW w:w="3676" w:type="dxa"/>
            <w:gridSpan w:val="2"/>
            <w:vAlign w:val="center"/>
          </w:tcPr>
          <w:p w14:paraId="6E1B2F5F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6</w:t>
            </w:r>
          </w:p>
        </w:tc>
      </w:tr>
      <w:tr w:rsidR="00670AF2" w:rsidRPr="00C56FEA" w14:paraId="59B9AC10" w14:textId="77777777" w:rsidTr="0048015F">
        <w:trPr>
          <w:trHeight w:val="64"/>
        </w:trPr>
        <w:tc>
          <w:tcPr>
            <w:tcW w:w="5033" w:type="dxa"/>
            <w:gridSpan w:val="2"/>
            <w:vAlign w:val="center"/>
          </w:tcPr>
          <w:p w14:paraId="104E674A" w14:textId="77777777" w:rsidR="00E70FDE" w:rsidRPr="00C56FEA" w:rsidRDefault="000E103C">
            <w:pPr>
              <w:spacing w:line="204" w:lineRule="auto"/>
              <w:rPr>
                <w:rFonts w:eastAsia="Arial"/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Мощность, потребляемая одним полюсом, не более, Вт</w:t>
            </w:r>
          </w:p>
        </w:tc>
        <w:tc>
          <w:tcPr>
            <w:tcW w:w="1907" w:type="dxa"/>
            <w:vAlign w:val="center"/>
          </w:tcPr>
          <w:p w14:paraId="2ADD3822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5</w:t>
            </w:r>
          </w:p>
        </w:tc>
        <w:tc>
          <w:tcPr>
            <w:tcW w:w="1769" w:type="dxa"/>
            <w:vAlign w:val="center"/>
          </w:tcPr>
          <w:p w14:paraId="03BF3750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8</w:t>
            </w:r>
          </w:p>
        </w:tc>
      </w:tr>
      <w:tr w:rsidR="00670AF2" w:rsidRPr="00C56FEA" w14:paraId="6993C3F1" w14:textId="77777777" w:rsidTr="0048015F">
        <w:trPr>
          <w:trHeight w:val="64"/>
        </w:trPr>
        <w:tc>
          <w:tcPr>
            <w:tcW w:w="638" w:type="dxa"/>
            <w:vMerge w:val="restart"/>
            <w:vAlign w:val="center"/>
          </w:tcPr>
          <w:p w14:paraId="430ABDE6" w14:textId="77777777" w:rsidR="00E70FDE" w:rsidRPr="00C56FEA" w:rsidRDefault="000E103C">
            <w:pPr>
              <w:spacing w:line="204" w:lineRule="auto"/>
              <w:jc w:val="both"/>
              <w:rPr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Категория применения</w:t>
            </w:r>
          </w:p>
        </w:tc>
        <w:tc>
          <w:tcPr>
            <w:tcW w:w="4395" w:type="dxa"/>
            <w:vAlign w:val="center"/>
          </w:tcPr>
          <w:p w14:paraId="0E240377" w14:textId="77777777" w:rsidR="00E70FDE" w:rsidRPr="00C56FEA" w:rsidRDefault="000E103C">
            <w:pPr>
              <w:spacing w:line="204" w:lineRule="auto"/>
              <w:jc w:val="both"/>
              <w:rPr>
                <w:color w:val="0070C0"/>
              </w:rPr>
            </w:pPr>
            <w:r w:rsidRPr="00C56FEA">
              <w:rPr>
                <w:rFonts w:eastAsia="Arial"/>
                <w:color w:val="0070C0"/>
              </w:rPr>
              <w:t xml:space="preserve">ГОСТ Р 50030.2-2010 </w:t>
            </w:r>
            <w:r w:rsidRPr="00C56FEA">
              <w:rPr>
                <w:color w:val="0070C0"/>
                <w:spacing w:val="-2"/>
              </w:rPr>
              <w:t>(</w:t>
            </w:r>
            <w:r w:rsidRPr="00C56FEA">
              <w:rPr>
                <w:color w:val="0070C0"/>
              </w:rPr>
              <w:t>IEC 60947-2:2006</w:t>
            </w:r>
            <w:r w:rsidRPr="00C56FEA">
              <w:rPr>
                <w:color w:val="0070C0"/>
                <w:spacing w:val="-2"/>
              </w:rPr>
              <w:t>)</w:t>
            </w:r>
          </w:p>
        </w:tc>
        <w:tc>
          <w:tcPr>
            <w:tcW w:w="3676" w:type="dxa"/>
            <w:gridSpan w:val="2"/>
            <w:vAlign w:val="center"/>
          </w:tcPr>
          <w:p w14:paraId="16A596B8" w14:textId="77777777" w:rsidR="00E70FDE" w:rsidRPr="00C56FEA" w:rsidRDefault="000E103C">
            <w:pPr>
              <w:spacing w:line="204" w:lineRule="auto"/>
              <w:jc w:val="center"/>
              <w:rPr>
                <w:rFonts w:eastAsia="Calibri"/>
                <w:color w:val="0070C0"/>
              </w:rPr>
            </w:pPr>
            <w:r w:rsidRPr="00C56FEA">
              <w:rPr>
                <w:rFonts w:eastAsia="Calibri"/>
                <w:color w:val="0070C0"/>
              </w:rPr>
              <w:t>А</w:t>
            </w:r>
          </w:p>
        </w:tc>
      </w:tr>
      <w:tr w:rsidR="00670AF2" w:rsidRPr="00C56FEA" w14:paraId="08105ECD" w14:textId="77777777" w:rsidTr="0048015F">
        <w:trPr>
          <w:trHeight w:val="64"/>
        </w:trPr>
        <w:tc>
          <w:tcPr>
            <w:tcW w:w="638" w:type="dxa"/>
            <w:vMerge/>
            <w:vAlign w:val="center"/>
          </w:tcPr>
          <w:p w14:paraId="64D0F01B" w14:textId="77777777" w:rsidR="00E70FDE" w:rsidRPr="00C56FEA" w:rsidRDefault="00E70FDE">
            <w:pPr>
              <w:spacing w:line="204" w:lineRule="auto"/>
              <w:jc w:val="both"/>
              <w:rPr>
                <w:rFonts w:eastAsia="Arial"/>
                <w:color w:val="0070C0"/>
              </w:rPr>
            </w:pPr>
          </w:p>
        </w:tc>
        <w:tc>
          <w:tcPr>
            <w:tcW w:w="4395" w:type="dxa"/>
            <w:vAlign w:val="center"/>
          </w:tcPr>
          <w:p w14:paraId="3E9829CE" w14:textId="77777777" w:rsidR="00E70FDE" w:rsidRPr="00C56FEA" w:rsidRDefault="000E103C">
            <w:pPr>
              <w:spacing w:line="204" w:lineRule="auto"/>
              <w:jc w:val="both"/>
              <w:rPr>
                <w:rFonts w:eastAsia="Arial"/>
                <w:color w:val="0070C0"/>
              </w:rPr>
            </w:pPr>
            <w:r w:rsidRPr="00C56FEA">
              <w:rPr>
                <w:color w:val="0070C0"/>
                <w:spacing w:val="-2"/>
              </w:rPr>
              <w:t xml:space="preserve">ГОСТ </w:t>
            </w:r>
            <w:r w:rsidRPr="00C56FEA">
              <w:rPr>
                <w:color w:val="0070C0"/>
                <w:spacing w:val="-2"/>
                <w:lang w:val="en-US"/>
              </w:rPr>
              <w:t>IEC</w:t>
            </w:r>
            <w:r w:rsidRPr="00C56FEA">
              <w:rPr>
                <w:color w:val="0070C0"/>
                <w:spacing w:val="-2"/>
              </w:rPr>
              <w:t xml:space="preserve"> 60947-4-1-2021 (</w:t>
            </w:r>
            <w:r w:rsidRPr="00C56FEA">
              <w:rPr>
                <w:color w:val="0070C0"/>
                <w:spacing w:val="-2"/>
                <w:lang w:val="en-US"/>
              </w:rPr>
              <w:t>IEC</w:t>
            </w:r>
            <w:r w:rsidRPr="00C56FEA">
              <w:rPr>
                <w:color w:val="0070C0"/>
                <w:spacing w:val="-2"/>
              </w:rPr>
              <w:t xml:space="preserve"> 60947-4-1-2018)</w:t>
            </w:r>
          </w:p>
        </w:tc>
        <w:tc>
          <w:tcPr>
            <w:tcW w:w="3676" w:type="dxa"/>
            <w:gridSpan w:val="2"/>
            <w:vAlign w:val="center"/>
          </w:tcPr>
          <w:p w14:paraId="6E88902F" w14:textId="77777777" w:rsidR="00E70FDE" w:rsidRPr="00C56FEA" w:rsidRDefault="000E103C">
            <w:pPr>
              <w:spacing w:line="204" w:lineRule="auto"/>
              <w:jc w:val="center"/>
              <w:rPr>
                <w:rFonts w:eastAsia="Arial"/>
                <w:color w:val="0070C0"/>
              </w:rPr>
            </w:pPr>
            <w:r w:rsidRPr="00C56FEA">
              <w:rPr>
                <w:rFonts w:eastAsia="Arial"/>
                <w:color w:val="0070C0"/>
              </w:rPr>
              <w:t>АС-3</w:t>
            </w:r>
          </w:p>
        </w:tc>
      </w:tr>
      <w:tr w:rsidR="00670AF2" w:rsidRPr="00C56FEA" w14:paraId="4CE30973" w14:textId="77777777" w:rsidTr="0048015F">
        <w:trPr>
          <w:trHeight w:val="64"/>
        </w:trPr>
        <w:tc>
          <w:tcPr>
            <w:tcW w:w="5033" w:type="dxa"/>
            <w:gridSpan w:val="2"/>
            <w:vAlign w:val="center"/>
          </w:tcPr>
          <w:p w14:paraId="77119E89" w14:textId="77777777" w:rsidR="00E70FDE" w:rsidRPr="00C56FEA" w:rsidRDefault="000E103C">
            <w:pPr>
              <w:spacing w:line="204" w:lineRule="auto"/>
              <w:rPr>
                <w:rFonts w:eastAsia="Arial"/>
                <w:color w:val="0070C0"/>
              </w:rPr>
            </w:pPr>
            <w:r w:rsidRPr="00C56FEA">
              <w:rPr>
                <w:rFonts w:eastAsia="Arial"/>
                <w:color w:val="0070C0"/>
              </w:rPr>
              <w:t xml:space="preserve">Класс расцепления токов расцепителя перегрузки в соответствии с </w:t>
            </w:r>
            <w:r w:rsidRPr="00C56FEA">
              <w:rPr>
                <w:color w:val="0070C0"/>
                <w:spacing w:val="-2"/>
              </w:rPr>
              <w:t xml:space="preserve">ГОСТ </w:t>
            </w:r>
            <w:r w:rsidRPr="00C56FEA">
              <w:rPr>
                <w:color w:val="0070C0"/>
                <w:spacing w:val="-2"/>
                <w:lang w:val="en-US"/>
              </w:rPr>
              <w:t>IEC</w:t>
            </w:r>
            <w:r w:rsidRPr="00C56FEA">
              <w:rPr>
                <w:color w:val="0070C0"/>
                <w:spacing w:val="-2"/>
              </w:rPr>
              <w:t xml:space="preserve"> 60947-4-1-2021 (</w:t>
            </w:r>
            <w:r w:rsidRPr="00C56FEA">
              <w:rPr>
                <w:color w:val="0070C0"/>
                <w:spacing w:val="-2"/>
                <w:lang w:val="en-US"/>
              </w:rPr>
              <w:t>IEC</w:t>
            </w:r>
            <w:r w:rsidRPr="00C56FEA">
              <w:rPr>
                <w:color w:val="0070C0"/>
                <w:spacing w:val="-2"/>
              </w:rPr>
              <w:t xml:space="preserve"> 60947-4-1-2018)</w:t>
            </w:r>
          </w:p>
        </w:tc>
        <w:tc>
          <w:tcPr>
            <w:tcW w:w="3676" w:type="dxa"/>
            <w:gridSpan w:val="2"/>
            <w:vAlign w:val="center"/>
          </w:tcPr>
          <w:p w14:paraId="79FBD338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  <w:lang w:val="en-US"/>
              </w:rPr>
              <w:t>10</w:t>
            </w:r>
            <w:r w:rsidRPr="00C56FEA">
              <w:rPr>
                <w:color w:val="0070C0"/>
              </w:rPr>
              <w:t>А</w:t>
            </w:r>
          </w:p>
        </w:tc>
      </w:tr>
    </w:tbl>
    <w:p w14:paraId="69376589" w14:textId="77777777" w:rsidR="00C56FEA" w:rsidRDefault="00C56FEA" w:rsidP="00C56FEA">
      <w:pPr>
        <w:rPr>
          <w:rFonts w:eastAsiaTheme="minorHAnsi"/>
          <w:color w:val="0070C0"/>
          <w:lang w:eastAsia="en-US"/>
        </w:rPr>
      </w:pPr>
    </w:p>
    <w:p w14:paraId="1D6244BB" w14:textId="2C2D8440" w:rsidR="00E70FDE" w:rsidRPr="00C56FEA" w:rsidRDefault="0048015F" w:rsidP="00C56FEA">
      <w:pPr>
        <w:rPr>
          <w:rFonts w:eastAsiaTheme="minorHAnsi"/>
          <w:color w:val="0070C0"/>
          <w:lang w:eastAsia="en-US"/>
        </w:rPr>
      </w:pPr>
      <w:r w:rsidRPr="00C56FEA">
        <w:rPr>
          <w:rFonts w:eastAsiaTheme="minorHAnsi"/>
          <w:color w:val="0070C0"/>
          <w:lang w:eastAsia="en-US"/>
        </w:rPr>
        <w:t>Таблица 4</w:t>
      </w:r>
    </w:p>
    <w:tbl>
      <w:tblPr>
        <w:tblStyle w:val="afa"/>
        <w:tblW w:w="1003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72"/>
        <w:gridCol w:w="1021"/>
        <w:gridCol w:w="1560"/>
        <w:gridCol w:w="1236"/>
        <w:gridCol w:w="576"/>
        <w:gridCol w:w="570"/>
        <w:gridCol w:w="553"/>
        <w:gridCol w:w="553"/>
        <w:gridCol w:w="570"/>
        <w:gridCol w:w="576"/>
        <w:gridCol w:w="576"/>
        <w:gridCol w:w="570"/>
      </w:tblGrid>
      <w:tr w:rsidR="00670AF2" w:rsidRPr="00C56FEA" w14:paraId="307E2A33" w14:textId="77777777" w:rsidTr="00CE4145">
        <w:trPr>
          <w:trHeight w:val="64"/>
        </w:trPr>
        <w:tc>
          <w:tcPr>
            <w:tcW w:w="1672" w:type="dxa"/>
            <w:vMerge w:val="restart"/>
            <w:vAlign w:val="center"/>
          </w:tcPr>
          <w:p w14:paraId="5DF3798C" w14:textId="77777777" w:rsidR="00E70FDE" w:rsidRPr="00C56FEA" w:rsidRDefault="000E103C">
            <w:pPr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color w:val="0070C0"/>
              </w:rPr>
              <w:t xml:space="preserve">Номинальный ток </w:t>
            </w:r>
            <w:r w:rsidRPr="00C56FEA">
              <w:rPr>
                <w:color w:val="0070C0"/>
                <w:lang w:val="en-US"/>
              </w:rPr>
              <w:t>I</w:t>
            </w:r>
            <w:r w:rsidRPr="00C56FEA">
              <w:rPr>
                <w:color w:val="0070C0"/>
                <w:vertAlign w:val="subscript"/>
                <w:lang w:val="en-US"/>
              </w:rPr>
              <w:t>n</w:t>
            </w:r>
            <w:r w:rsidRPr="00C56FEA">
              <w:rPr>
                <w:color w:val="0070C0"/>
              </w:rPr>
              <w:t>, А</w:t>
            </w:r>
          </w:p>
        </w:tc>
        <w:tc>
          <w:tcPr>
            <w:tcW w:w="1021" w:type="dxa"/>
            <w:vMerge w:val="restart"/>
            <w:vAlign w:val="center"/>
          </w:tcPr>
          <w:p w14:paraId="608AD1DD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color w:val="0070C0"/>
              </w:rPr>
              <w:t>Диапазон уставки расцепителя токов перегрузки, А</w:t>
            </w:r>
          </w:p>
        </w:tc>
        <w:tc>
          <w:tcPr>
            <w:tcW w:w="1560" w:type="dxa"/>
            <w:vMerge w:val="restart"/>
            <w:vAlign w:val="center"/>
          </w:tcPr>
          <w:p w14:paraId="48A1FB9A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Уставка тока срабатывания максимального расцепителя тока Ii, А, ±20 %</w:t>
            </w:r>
          </w:p>
        </w:tc>
        <w:tc>
          <w:tcPr>
            <w:tcW w:w="5780" w:type="dxa"/>
            <w:gridSpan w:val="9"/>
            <w:vAlign w:val="center"/>
          </w:tcPr>
          <w:p w14:paraId="093E2781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Номинальное рабочие напряжение</w:t>
            </w:r>
          </w:p>
        </w:tc>
      </w:tr>
      <w:tr w:rsidR="00670AF2" w:rsidRPr="00C56FEA" w14:paraId="21CAAB4C" w14:textId="77777777" w:rsidTr="00CE4145">
        <w:trPr>
          <w:trHeight w:val="64"/>
        </w:trPr>
        <w:tc>
          <w:tcPr>
            <w:tcW w:w="1672" w:type="dxa"/>
            <w:vMerge/>
            <w:vAlign w:val="center"/>
          </w:tcPr>
          <w:p w14:paraId="7325B20D" w14:textId="77777777" w:rsidR="00E70FDE" w:rsidRPr="00C56FEA" w:rsidRDefault="00E70FDE">
            <w:pPr>
              <w:spacing w:line="204" w:lineRule="auto"/>
              <w:jc w:val="center"/>
              <w:rPr>
                <w:color w:val="0070C0"/>
              </w:rPr>
            </w:pPr>
          </w:p>
        </w:tc>
        <w:tc>
          <w:tcPr>
            <w:tcW w:w="1021" w:type="dxa"/>
            <w:vMerge/>
            <w:vAlign w:val="center"/>
          </w:tcPr>
          <w:p w14:paraId="082CA086" w14:textId="77777777" w:rsidR="00E70FDE" w:rsidRPr="00C56FEA" w:rsidRDefault="00E70FDE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</w:p>
        </w:tc>
        <w:tc>
          <w:tcPr>
            <w:tcW w:w="1560" w:type="dxa"/>
            <w:vMerge/>
            <w:vAlign w:val="center"/>
          </w:tcPr>
          <w:p w14:paraId="3316FBA3" w14:textId="77777777" w:rsidR="00E70FDE" w:rsidRPr="00C56FEA" w:rsidRDefault="00E70FDE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</w:p>
        </w:tc>
        <w:tc>
          <w:tcPr>
            <w:tcW w:w="2382" w:type="dxa"/>
            <w:gridSpan w:val="3"/>
            <w:vAlign w:val="center"/>
          </w:tcPr>
          <w:p w14:paraId="13C07695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230/240 В</w:t>
            </w:r>
          </w:p>
        </w:tc>
        <w:tc>
          <w:tcPr>
            <w:tcW w:w="1676" w:type="dxa"/>
            <w:gridSpan w:val="3"/>
            <w:vAlign w:val="center"/>
          </w:tcPr>
          <w:p w14:paraId="5991E7DA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400/415 В</w:t>
            </w:r>
          </w:p>
        </w:tc>
        <w:tc>
          <w:tcPr>
            <w:tcW w:w="1722" w:type="dxa"/>
            <w:gridSpan w:val="3"/>
            <w:vAlign w:val="center"/>
          </w:tcPr>
          <w:p w14:paraId="4D78791A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660/690 В</w:t>
            </w:r>
          </w:p>
        </w:tc>
      </w:tr>
      <w:tr w:rsidR="00670AF2" w:rsidRPr="00C56FEA" w14:paraId="457A3B59" w14:textId="77777777" w:rsidTr="00CE4145">
        <w:trPr>
          <w:trHeight w:val="64"/>
        </w:trPr>
        <w:tc>
          <w:tcPr>
            <w:tcW w:w="1672" w:type="dxa"/>
            <w:vMerge/>
            <w:vAlign w:val="center"/>
          </w:tcPr>
          <w:p w14:paraId="771A35B5" w14:textId="77777777" w:rsidR="00E70FDE" w:rsidRPr="00C56FEA" w:rsidRDefault="00E70FDE">
            <w:pPr>
              <w:spacing w:line="204" w:lineRule="auto"/>
              <w:jc w:val="center"/>
              <w:rPr>
                <w:color w:val="0070C0"/>
              </w:rPr>
            </w:pPr>
          </w:p>
        </w:tc>
        <w:tc>
          <w:tcPr>
            <w:tcW w:w="1021" w:type="dxa"/>
            <w:vMerge/>
            <w:vAlign w:val="center"/>
          </w:tcPr>
          <w:p w14:paraId="438B5C50" w14:textId="77777777" w:rsidR="00E70FDE" w:rsidRPr="00C56FEA" w:rsidRDefault="00E70FDE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</w:p>
        </w:tc>
        <w:tc>
          <w:tcPr>
            <w:tcW w:w="1560" w:type="dxa"/>
            <w:vMerge/>
            <w:vAlign w:val="center"/>
          </w:tcPr>
          <w:p w14:paraId="546130C5" w14:textId="77777777" w:rsidR="00E70FDE" w:rsidRPr="00C56FEA" w:rsidRDefault="00E70FDE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</w:p>
        </w:tc>
        <w:tc>
          <w:tcPr>
            <w:tcW w:w="1236" w:type="dxa"/>
            <w:vAlign w:val="center"/>
          </w:tcPr>
          <w:p w14:paraId="2F98C8E3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  <w:vertAlign w:val="subscript"/>
              </w:rPr>
            </w:pPr>
            <w:r w:rsidRPr="00C56FEA">
              <w:rPr>
                <w:color w:val="0070C0"/>
              </w:rPr>
              <w:t>I</w:t>
            </w:r>
            <w:r w:rsidRPr="00C56FEA">
              <w:rPr>
                <w:color w:val="0070C0"/>
                <w:vertAlign w:val="subscript"/>
              </w:rPr>
              <w:t>cu,</w:t>
            </w:r>
          </w:p>
          <w:p w14:paraId="135F85B5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кА</w:t>
            </w:r>
          </w:p>
        </w:tc>
        <w:tc>
          <w:tcPr>
            <w:tcW w:w="576" w:type="dxa"/>
            <w:vAlign w:val="center"/>
          </w:tcPr>
          <w:p w14:paraId="5299310B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  <w:vertAlign w:val="subscript"/>
              </w:rPr>
            </w:pPr>
            <w:r w:rsidRPr="00C56FEA">
              <w:rPr>
                <w:color w:val="0070C0"/>
              </w:rPr>
              <w:t>I</w:t>
            </w:r>
            <w:r w:rsidRPr="00C56FEA">
              <w:rPr>
                <w:color w:val="0070C0"/>
                <w:vertAlign w:val="subscript"/>
              </w:rPr>
              <w:t>cs,</w:t>
            </w:r>
          </w:p>
          <w:p w14:paraId="59FB46FD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кА</w:t>
            </w:r>
          </w:p>
        </w:tc>
        <w:tc>
          <w:tcPr>
            <w:tcW w:w="570" w:type="dxa"/>
            <w:vAlign w:val="center"/>
          </w:tcPr>
          <w:p w14:paraId="17DF4981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  <w:lang w:val="en-US"/>
              </w:rPr>
              <w:t>gG</w:t>
            </w:r>
            <w:r w:rsidRPr="00C56FEA">
              <w:rPr>
                <w:color w:val="0070C0"/>
              </w:rPr>
              <w:t>,</w:t>
            </w:r>
          </w:p>
          <w:p w14:paraId="6C139B6C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А</w:t>
            </w:r>
          </w:p>
        </w:tc>
        <w:tc>
          <w:tcPr>
            <w:tcW w:w="553" w:type="dxa"/>
            <w:vAlign w:val="center"/>
          </w:tcPr>
          <w:p w14:paraId="473E7BF7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  <w:vertAlign w:val="subscript"/>
              </w:rPr>
            </w:pPr>
            <w:r w:rsidRPr="00C56FEA">
              <w:rPr>
                <w:color w:val="0070C0"/>
              </w:rPr>
              <w:t>I</w:t>
            </w:r>
            <w:r w:rsidRPr="00C56FEA">
              <w:rPr>
                <w:color w:val="0070C0"/>
                <w:vertAlign w:val="subscript"/>
              </w:rPr>
              <w:t>cu,</w:t>
            </w:r>
          </w:p>
          <w:p w14:paraId="432684C7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кА</w:t>
            </w:r>
          </w:p>
        </w:tc>
        <w:tc>
          <w:tcPr>
            <w:tcW w:w="553" w:type="dxa"/>
            <w:vAlign w:val="center"/>
          </w:tcPr>
          <w:p w14:paraId="37C09C29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  <w:vertAlign w:val="subscript"/>
              </w:rPr>
            </w:pPr>
            <w:r w:rsidRPr="00C56FEA">
              <w:rPr>
                <w:color w:val="0070C0"/>
              </w:rPr>
              <w:t>I</w:t>
            </w:r>
            <w:r w:rsidRPr="00C56FEA">
              <w:rPr>
                <w:color w:val="0070C0"/>
                <w:vertAlign w:val="subscript"/>
              </w:rPr>
              <w:t>cs,</w:t>
            </w:r>
          </w:p>
          <w:p w14:paraId="7333B0E0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кА</w:t>
            </w:r>
          </w:p>
        </w:tc>
        <w:tc>
          <w:tcPr>
            <w:tcW w:w="570" w:type="dxa"/>
            <w:vAlign w:val="center"/>
          </w:tcPr>
          <w:p w14:paraId="2115755E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  <w:lang w:val="en-US"/>
              </w:rPr>
              <w:t>gG</w:t>
            </w:r>
            <w:r w:rsidRPr="00C56FEA">
              <w:rPr>
                <w:color w:val="0070C0"/>
              </w:rPr>
              <w:t>,</w:t>
            </w:r>
          </w:p>
          <w:p w14:paraId="4F445184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А</w:t>
            </w:r>
          </w:p>
        </w:tc>
        <w:tc>
          <w:tcPr>
            <w:tcW w:w="576" w:type="dxa"/>
            <w:vAlign w:val="center"/>
          </w:tcPr>
          <w:p w14:paraId="0AF821E7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  <w:vertAlign w:val="subscript"/>
              </w:rPr>
            </w:pPr>
            <w:r w:rsidRPr="00C56FEA">
              <w:rPr>
                <w:color w:val="0070C0"/>
              </w:rPr>
              <w:t>I</w:t>
            </w:r>
            <w:r w:rsidRPr="00C56FEA">
              <w:rPr>
                <w:color w:val="0070C0"/>
                <w:vertAlign w:val="subscript"/>
              </w:rPr>
              <w:t>cu,</w:t>
            </w:r>
          </w:p>
          <w:p w14:paraId="6C395270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кА</w:t>
            </w:r>
          </w:p>
        </w:tc>
        <w:tc>
          <w:tcPr>
            <w:tcW w:w="576" w:type="dxa"/>
            <w:vAlign w:val="center"/>
          </w:tcPr>
          <w:p w14:paraId="6E1C8361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  <w:vertAlign w:val="subscript"/>
              </w:rPr>
            </w:pPr>
            <w:r w:rsidRPr="00C56FEA">
              <w:rPr>
                <w:color w:val="0070C0"/>
              </w:rPr>
              <w:t>I</w:t>
            </w:r>
            <w:r w:rsidRPr="00C56FEA">
              <w:rPr>
                <w:color w:val="0070C0"/>
                <w:vertAlign w:val="subscript"/>
              </w:rPr>
              <w:t>cs,</w:t>
            </w:r>
          </w:p>
          <w:p w14:paraId="56E90145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кА</w:t>
            </w:r>
          </w:p>
        </w:tc>
        <w:tc>
          <w:tcPr>
            <w:tcW w:w="570" w:type="dxa"/>
            <w:vAlign w:val="center"/>
          </w:tcPr>
          <w:p w14:paraId="43E29699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  <w:lang w:val="en-US"/>
              </w:rPr>
              <w:t>gG</w:t>
            </w:r>
            <w:r w:rsidRPr="00C56FEA">
              <w:rPr>
                <w:color w:val="0070C0"/>
              </w:rPr>
              <w:t>,</w:t>
            </w:r>
          </w:p>
          <w:p w14:paraId="66B83FF3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А</w:t>
            </w:r>
          </w:p>
        </w:tc>
      </w:tr>
      <w:tr w:rsidR="00670AF2" w:rsidRPr="00C56FEA" w14:paraId="254417E9" w14:textId="77777777" w:rsidTr="00CE4145">
        <w:trPr>
          <w:trHeight w:val="64"/>
        </w:trPr>
        <w:tc>
          <w:tcPr>
            <w:tcW w:w="10033" w:type="dxa"/>
            <w:gridSpan w:val="12"/>
            <w:vAlign w:val="center"/>
          </w:tcPr>
          <w:p w14:paraId="7D4398A6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GV2ME</w:t>
            </w:r>
          </w:p>
        </w:tc>
      </w:tr>
      <w:tr w:rsidR="00670AF2" w:rsidRPr="00C56FEA" w14:paraId="39674311" w14:textId="77777777" w:rsidTr="00CE4145">
        <w:trPr>
          <w:trHeight w:val="64"/>
        </w:trPr>
        <w:tc>
          <w:tcPr>
            <w:tcW w:w="1672" w:type="dxa"/>
            <w:vAlign w:val="center"/>
          </w:tcPr>
          <w:p w14:paraId="40560602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0,16</w:t>
            </w:r>
          </w:p>
        </w:tc>
        <w:tc>
          <w:tcPr>
            <w:tcW w:w="1021" w:type="dxa"/>
            <w:vAlign w:val="center"/>
          </w:tcPr>
          <w:p w14:paraId="3F3155B1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0,1-0,16</w:t>
            </w:r>
          </w:p>
        </w:tc>
        <w:tc>
          <w:tcPr>
            <w:tcW w:w="1560" w:type="dxa"/>
            <w:vAlign w:val="center"/>
          </w:tcPr>
          <w:p w14:paraId="62B12E68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1,5</w:t>
            </w:r>
          </w:p>
        </w:tc>
        <w:tc>
          <w:tcPr>
            <w:tcW w:w="1236" w:type="dxa"/>
            <w:vAlign w:val="center"/>
          </w:tcPr>
          <w:p w14:paraId="424E3415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6" w:type="dxa"/>
            <w:vAlign w:val="center"/>
          </w:tcPr>
          <w:p w14:paraId="4D30DD79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66AD4E9C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53" w:type="dxa"/>
            <w:vAlign w:val="center"/>
          </w:tcPr>
          <w:p w14:paraId="21ADA6D7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53" w:type="dxa"/>
            <w:vAlign w:val="center"/>
          </w:tcPr>
          <w:p w14:paraId="1DE65CBA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0" w:type="dxa"/>
            <w:vAlign w:val="center"/>
          </w:tcPr>
          <w:p w14:paraId="297FFE26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76" w:type="dxa"/>
            <w:vAlign w:val="center"/>
          </w:tcPr>
          <w:p w14:paraId="2E45C296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6" w:type="dxa"/>
            <w:vAlign w:val="center"/>
          </w:tcPr>
          <w:p w14:paraId="4546B29C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443ED467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</w:tr>
      <w:tr w:rsidR="00670AF2" w:rsidRPr="00C56FEA" w14:paraId="52B1FD63" w14:textId="77777777" w:rsidTr="00CE4145">
        <w:trPr>
          <w:trHeight w:val="64"/>
        </w:trPr>
        <w:tc>
          <w:tcPr>
            <w:tcW w:w="1672" w:type="dxa"/>
            <w:vAlign w:val="center"/>
          </w:tcPr>
          <w:p w14:paraId="4984C03D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0,25</w:t>
            </w:r>
          </w:p>
        </w:tc>
        <w:tc>
          <w:tcPr>
            <w:tcW w:w="1021" w:type="dxa"/>
            <w:vAlign w:val="center"/>
          </w:tcPr>
          <w:p w14:paraId="04CFAE91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0,16-0,25</w:t>
            </w:r>
          </w:p>
        </w:tc>
        <w:tc>
          <w:tcPr>
            <w:tcW w:w="1560" w:type="dxa"/>
            <w:vAlign w:val="center"/>
          </w:tcPr>
          <w:p w14:paraId="2E68B250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2,4</w:t>
            </w:r>
          </w:p>
        </w:tc>
        <w:tc>
          <w:tcPr>
            <w:tcW w:w="1236" w:type="dxa"/>
            <w:vAlign w:val="center"/>
          </w:tcPr>
          <w:p w14:paraId="018D8567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6" w:type="dxa"/>
            <w:vAlign w:val="center"/>
          </w:tcPr>
          <w:p w14:paraId="2D4367D5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0DF31EB0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53" w:type="dxa"/>
            <w:vAlign w:val="center"/>
          </w:tcPr>
          <w:p w14:paraId="42ED0FC8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53" w:type="dxa"/>
            <w:vAlign w:val="center"/>
          </w:tcPr>
          <w:p w14:paraId="1B833294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0" w:type="dxa"/>
            <w:vAlign w:val="center"/>
          </w:tcPr>
          <w:p w14:paraId="13381B81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76" w:type="dxa"/>
            <w:vAlign w:val="center"/>
          </w:tcPr>
          <w:p w14:paraId="6A83DF21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6" w:type="dxa"/>
            <w:vAlign w:val="center"/>
          </w:tcPr>
          <w:p w14:paraId="6013E8D3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76D7DFCF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</w:tr>
      <w:tr w:rsidR="00670AF2" w:rsidRPr="00C56FEA" w14:paraId="4E718B5C" w14:textId="77777777" w:rsidTr="00CE4145">
        <w:trPr>
          <w:trHeight w:val="64"/>
        </w:trPr>
        <w:tc>
          <w:tcPr>
            <w:tcW w:w="1672" w:type="dxa"/>
            <w:vAlign w:val="center"/>
          </w:tcPr>
          <w:p w14:paraId="11529C1B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0,4</w:t>
            </w:r>
          </w:p>
        </w:tc>
        <w:tc>
          <w:tcPr>
            <w:tcW w:w="1021" w:type="dxa"/>
            <w:vAlign w:val="center"/>
          </w:tcPr>
          <w:p w14:paraId="293B62D2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0,25-0,4</w:t>
            </w:r>
          </w:p>
        </w:tc>
        <w:tc>
          <w:tcPr>
            <w:tcW w:w="1560" w:type="dxa"/>
            <w:vAlign w:val="center"/>
          </w:tcPr>
          <w:p w14:paraId="664ACFCE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5</w:t>
            </w:r>
          </w:p>
        </w:tc>
        <w:tc>
          <w:tcPr>
            <w:tcW w:w="1236" w:type="dxa"/>
            <w:vAlign w:val="center"/>
          </w:tcPr>
          <w:p w14:paraId="5F12F08B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6" w:type="dxa"/>
            <w:vAlign w:val="center"/>
          </w:tcPr>
          <w:p w14:paraId="74A2F51C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2AA2339A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53" w:type="dxa"/>
            <w:vAlign w:val="center"/>
          </w:tcPr>
          <w:p w14:paraId="2BA25B4F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53" w:type="dxa"/>
            <w:vAlign w:val="center"/>
          </w:tcPr>
          <w:p w14:paraId="0E95C0AA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0" w:type="dxa"/>
            <w:vAlign w:val="center"/>
          </w:tcPr>
          <w:p w14:paraId="220D00DE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76" w:type="dxa"/>
            <w:vAlign w:val="center"/>
          </w:tcPr>
          <w:p w14:paraId="67E70695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6" w:type="dxa"/>
            <w:vAlign w:val="center"/>
          </w:tcPr>
          <w:p w14:paraId="24F47C57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5252D2E5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</w:tr>
      <w:tr w:rsidR="00670AF2" w:rsidRPr="00C56FEA" w14:paraId="6B24E954" w14:textId="77777777" w:rsidTr="00CE4145">
        <w:trPr>
          <w:trHeight w:val="64"/>
        </w:trPr>
        <w:tc>
          <w:tcPr>
            <w:tcW w:w="1672" w:type="dxa"/>
            <w:vAlign w:val="center"/>
          </w:tcPr>
          <w:p w14:paraId="74FC1F09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0,63</w:t>
            </w:r>
          </w:p>
        </w:tc>
        <w:tc>
          <w:tcPr>
            <w:tcW w:w="1021" w:type="dxa"/>
            <w:vAlign w:val="center"/>
          </w:tcPr>
          <w:p w14:paraId="073F9B94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0,4-0,63</w:t>
            </w:r>
          </w:p>
        </w:tc>
        <w:tc>
          <w:tcPr>
            <w:tcW w:w="1560" w:type="dxa"/>
            <w:vAlign w:val="center"/>
          </w:tcPr>
          <w:p w14:paraId="2E402142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8</w:t>
            </w:r>
          </w:p>
        </w:tc>
        <w:tc>
          <w:tcPr>
            <w:tcW w:w="1236" w:type="dxa"/>
            <w:vAlign w:val="center"/>
          </w:tcPr>
          <w:p w14:paraId="6D48A60F" w14:textId="77777777" w:rsidR="00E70FDE" w:rsidRPr="00C56FEA" w:rsidRDefault="000E103C">
            <w:pPr>
              <w:tabs>
                <w:tab w:val="left" w:pos="-1767"/>
              </w:tabs>
              <w:spacing w:line="204" w:lineRule="auto"/>
              <w:jc w:val="center"/>
              <w:rPr>
                <w:bCs/>
                <w:color w:val="0070C0"/>
                <w:spacing w:val="-8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6" w:type="dxa"/>
            <w:vAlign w:val="center"/>
          </w:tcPr>
          <w:p w14:paraId="1717796C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7A99F454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53" w:type="dxa"/>
            <w:vAlign w:val="center"/>
          </w:tcPr>
          <w:p w14:paraId="7F3F4162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53" w:type="dxa"/>
            <w:vAlign w:val="center"/>
          </w:tcPr>
          <w:p w14:paraId="38BC4B02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bCs/>
                <w:color w:val="0070C0"/>
                <w:spacing w:val="-8"/>
              </w:rPr>
              <w:t>100</w:t>
            </w:r>
          </w:p>
        </w:tc>
        <w:tc>
          <w:tcPr>
            <w:tcW w:w="570" w:type="dxa"/>
            <w:vAlign w:val="center"/>
          </w:tcPr>
          <w:p w14:paraId="2A964FB0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  <w:tc>
          <w:tcPr>
            <w:tcW w:w="576" w:type="dxa"/>
            <w:vAlign w:val="center"/>
          </w:tcPr>
          <w:p w14:paraId="637BE31C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6" w:type="dxa"/>
            <w:vAlign w:val="center"/>
          </w:tcPr>
          <w:p w14:paraId="22C490A6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100</w:t>
            </w:r>
          </w:p>
        </w:tc>
        <w:tc>
          <w:tcPr>
            <w:tcW w:w="570" w:type="dxa"/>
            <w:vAlign w:val="center"/>
          </w:tcPr>
          <w:p w14:paraId="69EE0439" w14:textId="77777777" w:rsidR="00E70FDE" w:rsidRPr="00C56FEA" w:rsidRDefault="000E103C">
            <w:pPr>
              <w:spacing w:line="204" w:lineRule="auto"/>
              <w:jc w:val="center"/>
              <w:rPr>
                <w:color w:val="0070C0"/>
              </w:rPr>
            </w:pPr>
            <w:r w:rsidRPr="00C56FEA">
              <w:rPr>
                <w:color w:val="0070C0"/>
              </w:rPr>
              <w:t>*</w:t>
            </w:r>
          </w:p>
        </w:tc>
      </w:tr>
    </w:tbl>
    <w:p w14:paraId="02182791" w14:textId="77777777" w:rsidR="00E70FDE" w:rsidRPr="00C56FEA" w:rsidRDefault="00E70FDE">
      <w:pPr>
        <w:ind w:firstLine="708"/>
      </w:pPr>
    </w:p>
    <w:p w14:paraId="73B29674" w14:textId="77777777" w:rsidR="00E70FDE" w:rsidRPr="00C56FEA" w:rsidRDefault="00EE32C6">
      <w:pPr>
        <w:ind w:firstLine="708"/>
        <w:rPr>
          <w:rFonts w:eastAsia="DFKai-SB"/>
          <w:b/>
          <w:color w:val="auto"/>
          <w:lang w:eastAsia="zh-TW"/>
        </w:rPr>
      </w:pPr>
      <w:r w:rsidRPr="00C56FEA">
        <w:t>2.6</w:t>
      </w:r>
      <w:r w:rsidR="000E103C" w:rsidRPr="00C56FEA">
        <w:t xml:space="preserve"> </w:t>
      </w:r>
      <w:r w:rsidR="000E103C" w:rsidRPr="00C56FEA">
        <w:rPr>
          <w:rFonts w:eastAsia="DFKai-SB"/>
          <w:color w:val="auto"/>
          <w:lang w:eastAsia="zh-TW"/>
        </w:rPr>
        <w:t>Требования к надежности.</w:t>
      </w:r>
    </w:p>
    <w:p w14:paraId="2542C380" w14:textId="77777777" w:rsidR="00EE32C6" w:rsidRPr="00C56FEA" w:rsidRDefault="00EE32C6">
      <w:pPr>
        <w:ind w:firstLine="708"/>
        <w:rPr>
          <w:rFonts w:eastAsia="DFKai-SB"/>
          <w:b/>
          <w:color w:val="ED7D31" w:themeColor="accent2"/>
          <w:lang w:eastAsia="zh-TW"/>
        </w:rPr>
      </w:pPr>
      <w:r w:rsidRPr="00C56FEA">
        <w:rPr>
          <w:b/>
          <w:color w:val="ED7D31" w:themeColor="accent2"/>
        </w:rPr>
        <w:t>Заполняет конструктор</w:t>
      </w:r>
    </w:p>
    <w:p w14:paraId="0D52CA83" w14:textId="77777777" w:rsidR="00E70FDE" w:rsidRPr="00C56FEA" w:rsidRDefault="000E103C">
      <w:pPr>
        <w:ind w:firstLine="708"/>
        <w:rPr>
          <w:rFonts w:eastAsia="DFKai-SB"/>
          <w:color w:val="ED7D31" w:themeColor="accent2"/>
          <w:lang w:eastAsia="zh-TW"/>
        </w:rPr>
      </w:pPr>
      <w:r w:rsidRPr="00C56FEA">
        <w:rPr>
          <w:rFonts w:eastAsia="DFKai-SB"/>
          <w:color w:val="ED7D31" w:themeColor="accent2"/>
          <w:lang w:eastAsia="zh-TW"/>
        </w:rPr>
        <w:t>Пример:</w:t>
      </w:r>
    </w:p>
    <w:p w14:paraId="3C2FC23B" w14:textId="77777777" w:rsidR="00E70FDE" w:rsidRPr="00C56FEA" w:rsidRDefault="000E103C">
      <w:pPr>
        <w:ind w:firstLine="709"/>
        <w:jc w:val="both"/>
        <w:rPr>
          <w:color w:val="ED7D31" w:themeColor="accent2"/>
        </w:rPr>
      </w:pPr>
      <w:r w:rsidRPr="00C56FEA">
        <w:rPr>
          <w:color w:val="ED7D31" w:themeColor="accent2"/>
        </w:rPr>
        <w:t xml:space="preserve">1.Надежность выключателей и дополнительных частей оценивается коммутационной износостойкостью Тк, механической износостойкостью Тм, </w:t>
      </w:r>
      <w:r w:rsidRPr="00C56FEA">
        <w:rPr>
          <w:color w:val="ED7D31" w:themeColor="accent2"/>
        </w:rPr>
        <w:lastRenderedPageBreak/>
        <w:t>вероятностью безотказной работы при выполнении защитных функций</w:t>
      </w:r>
      <w:r w:rsidRPr="00C56FEA">
        <w:rPr>
          <w:rStyle w:val="apple-converted-space"/>
          <w:color w:val="ED7D31" w:themeColor="accent2"/>
        </w:rPr>
        <w:t> </w:t>
      </w:r>
      <w:r w:rsidRPr="00C56FEA">
        <w:rPr>
          <w:i/>
          <w:iCs/>
          <w:color w:val="ED7D31" w:themeColor="accent2"/>
        </w:rPr>
        <w:t>Р</w:t>
      </w:r>
      <w:r w:rsidRPr="00C56FEA">
        <w:rPr>
          <w:color w:val="ED7D31" w:themeColor="accent2"/>
          <w:vertAlign w:val="subscript"/>
        </w:rPr>
        <w:t>1</w:t>
      </w:r>
      <w:r w:rsidRPr="00C56FEA">
        <w:rPr>
          <w:rStyle w:val="apple-converted-space"/>
          <w:i/>
          <w:iCs/>
          <w:color w:val="ED7D31" w:themeColor="accent2"/>
        </w:rPr>
        <w:t> </w:t>
      </w:r>
      <w:r w:rsidRPr="00C56FEA">
        <w:rPr>
          <w:color w:val="ED7D31" w:themeColor="accent2"/>
        </w:rPr>
        <w:t>и гамма-процентным сроком сохраняемости Тсγ.</w:t>
      </w:r>
    </w:p>
    <w:p w14:paraId="0F3B2595" w14:textId="77777777" w:rsidR="00E70FDE" w:rsidRPr="00C56FEA" w:rsidRDefault="000E103C">
      <w:pPr>
        <w:ind w:firstLine="708"/>
        <w:rPr>
          <w:bCs/>
          <w:color w:val="ED7D31" w:themeColor="accent2"/>
        </w:rPr>
      </w:pPr>
      <w:r w:rsidRPr="00C56FEA">
        <w:rPr>
          <w:bCs/>
          <w:color w:val="ED7D31" w:themeColor="accent2"/>
        </w:rPr>
        <w:t>2. Контакты контактных приставок должны обеспечивать надежную работу в пределах указанного механического срока службы при коммутации тока, равного 5 мА при напряжении 17 В. Контакты должны считаться удовлетворяющими данному требованию, если количество отказов на один контакт будет в среднем не более 2 на 10000 срабатываний.</w:t>
      </w:r>
    </w:p>
    <w:p w14:paraId="6B1D77EE" w14:textId="77777777" w:rsidR="002247DF" w:rsidRPr="00C56FEA" w:rsidRDefault="002247DF">
      <w:pPr>
        <w:ind w:firstLine="708"/>
        <w:rPr>
          <w:rFonts w:eastAsia="DFKai-SB"/>
          <w:color w:val="00B0F0"/>
          <w:lang w:eastAsia="zh-TW"/>
        </w:rPr>
      </w:pPr>
    </w:p>
    <w:p w14:paraId="648EC524" w14:textId="77777777" w:rsidR="00E70FDE" w:rsidRPr="00C56FEA" w:rsidRDefault="002247DF">
      <w:pPr>
        <w:ind w:firstLine="708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2.7</w:t>
      </w:r>
      <w:r w:rsidR="000E103C" w:rsidRPr="00C56FEA">
        <w:rPr>
          <w:rFonts w:eastAsia="DFKai-SB"/>
          <w:color w:val="auto"/>
          <w:lang w:eastAsia="zh-TW"/>
        </w:rPr>
        <w:t xml:space="preserve"> Требования к составным частям, входящим в состав основного изделия (аксессуары, являющие неотъемлемой частью аппарата)</w:t>
      </w:r>
      <w:r w:rsidRPr="00C56FEA">
        <w:rPr>
          <w:rFonts w:eastAsia="DFKai-SB"/>
          <w:color w:val="auto"/>
          <w:lang w:eastAsia="zh-TW"/>
        </w:rPr>
        <w:t>. Указываются требования совместимости продуктов и аксессуаров. Требования по патентной чистоте.</w:t>
      </w:r>
    </w:p>
    <w:p w14:paraId="542DF4A2" w14:textId="3584F074" w:rsidR="00E70FDE" w:rsidRPr="00C56FEA" w:rsidRDefault="002247DF">
      <w:pPr>
        <w:rPr>
          <w:b/>
          <w:color w:val="ED7D31" w:themeColor="accent2"/>
        </w:rPr>
      </w:pPr>
      <w:r w:rsidRPr="00C56FEA">
        <w:tab/>
      </w:r>
      <w:r w:rsidRPr="00C56FEA">
        <w:rPr>
          <w:b/>
          <w:color w:val="ED7D31" w:themeColor="accent2"/>
        </w:rPr>
        <w:t>Заполняет конструктор</w:t>
      </w:r>
    </w:p>
    <w:p w14:paraId="48097426" w14:textId="48CB9DA3" w:rsidR="004063AA" w:rsidRPr="00C56FEA" w:rsidRDefault="004063AA">
      <w:pPr>
        <w:rPr>
          <w:b/>
          <w:color w:val="ED7D31" w:themeColor="accent2"/>
        </w:rPr>
      </w:pPr>
    </w:p>
    <w:p w14:paraId="466B57D9" w14:textId="5A3BD274" w:rsidR="004063AA" w:rsidRPr="00C56FEA" w:rsidRDefault="004063AA" w:rsidP="004063AA">
      <w:pPr>
        <w:ind w:firstLine="708"/>
        <w:rPr>
          <w:b/>
          <w:color w:val="ED7D31" w:themeColor="accent2"/>
        </w:rPr>
      </w:pPr>
      <w:r w:rsidRPr="00C56FEA">
        <w:rPr>
          <w:b/>
          <w:color w:val="ED7D31" w:themeColor="accent2"/>
        </w:rPr>
        <w:t>Заполняет конструктор наличии отличных требований от конструкции поставщика</w:t>
      </w:r>
    </w:p>
    <w:p w14:paraId="778CB6D4" w14:textId="5112F089" w:rsidR="004063AA" w:rsidRPr="00C56FEA" w:rsidRDefault="004063AA" w:rsidP="004063AA">
      <w:pPr>
        <w:ind w:firstLine="708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2.8</w:t>
      </w:r>
      <w:r w:rsidRPr="00C56FEA">
        <w:rPr>
          <w:rFonts w:eastAsia="DFKai-SB"/>
          <w:color w:val="auto"/>
          <w:lang w:eastAsia="zh-TW"/>
        </w:rPr>
        <w:tab/>
        <w:t>Требования к материалам (согласно ГОСТ)</w:t>
      </w:r>
    </w:p>
    <w:p w14:paraId="6C4EECCE" w14:textId="4CCFFF59" w:rsidR="004063AA" w:rsidRPr="00C56FEA" w:rsidRDefault="004063AA" w:rsidP="004063AA">
      <w:pPr>
        <w:ind w:firstLine="708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2.9</w:t>
      </w:r>
      <w:r w:rsidRPr="00C56FEA">
        <w:rPr>
          <w:rFonts w:eastAsia="DFKai-SB"/>
          <w:color w:val="auto"/>
          <w:lang w:eastAsia="zh-TW"/>
        </w:rPr>
        <w:tab/>
        <w:t>Требования к токоведущим частям (согласно ГОСТ)</w:t>
      </w:r>
    </w:p>
    <w:p w14:paraId="020EBCAD" w14:textId="785D23E7" w:rsidR="002247DF" w:rsidRDefault="004063AA" w:rsidP="00F70654">
      <w:pPr>
        <w:ind w:firstLine="708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2.10</w:t>
      </w:r>
      <w:r w:rsidRPr="00C56FEA">
        <w:rPr>
          <w:rFonts w:eastAsia="DFKai-SB"/>
          <w:color w:val="auto"/>
          <w:lang w:eastAsia="zh-TW"/>
        </w:rPr>
        <w:tab/>
        <w:t>Требования к защитным покрытиям (например -</w:t>
      </w:r>
      <w:r w:rsidR="00F70654" w:rsidRPr="00C56FEA">
        <w:rPr>
          <w:rFonts w:eastAsia="DFKai-SB"/>
          <w:color w:val="auto"/>
          <w:lang w:eastAsia="zh-TW"/>
        </w:rPr>
        <w:t xml:space="preserve"> не подвержены коррозии и т.д.) </w:t>
      </w:r>
    </w:p>
    <w:p w14:paraId="6AB89B63" w14:textId="4B2A23EB" w:rsidR="00C56FEA" w:rsidRPr="00C56FEA" w:rsidRDefault="00C56FEA" w:rsidP="00C56FEA">
      <w:pPr>
        <w:tabs>
          <w:tab w:val="left" w:pos="-1767"/>
        </w:tabs>
        <w:spacing w:line="216" w:lineRule="auto"/>
        <w:ind w:firstLine="708"/>
        <w:jc w:val="both"/>
        <w:rPr>
          <w:rFonts w:eastAsiaTheme="minorHAnsi"/>
          <w:color w:val="auto"/>
          <w:lang w:eastAsia="en-US"/>
        </w:rPr>
      </w:pPr>
      <w:r w:rsidRPr="00C56FEA">
        <w:rPr>
          <w:rFonts w:eastAsiaTheme="minorHAnsi"/>
          <w:color w:val="auto"/>
          <w:lang w:eastAsia="en-US"/>
        </w:rPr>
        <w:t>2.</w:t>
      </w:r>
      <w:r>
        <w:rPr>
          <w:rFonts w:eastAsiaTheme="minorHAnsi"/>
          <w:color w:val="auto"/>
          <w:lang w:eastAsia="en-US"/>
        </w:rPr>
        <w:t>11</w:t>
      </w:r>
      <w:r w:rsidRPr="00C56FEA">
        <w:rPr>
          <w:rFonts w:eastAsiaTheme="minorHAnsi"/>
          <w:color w:val="auto"/>
          <w:lang w:eastAsia="en-US"/>
        </w:rPr>
        <w:t xml:space="preserve"> Требования к защитному корпусу соответствующие ГОСТ.</w:t>
      </w:r>
    </w:p>
    <w:p w14:paraId="283740AB" w14:textId="77777777" w:rsidR="00C56FEA" w:rsidRPr="00C56FEA" w:rsidRDefault="00C56FEA" w:rsidP="00F70654">
      <w:pPr>
        <w:ind w:firstLine="708"/>
        <w:rPr>
          <w:rFonts w:eastAsia="DFKai-SB"/>
          <w:color w:val="auto"/>
          <w:lang w:eastAsia="zh-TW"/>
        </w:rPr>
      </w:pPr>
    </w:p>
    <w:p w14:paraId="0A68F9D0" w14:textId="77777777" w:rsidR="002247DF" w:rsidRPr="00C56FEA" w:rsidRDefault="002247DF"/>
    <w:p w14:paraId="75D13F4E" w14:textId="77777777" w:rsidR="004D03CD" w:rsidRPr="004D03CD" w:rsidRDefault="000E103C" w:rsidP="002247DF">
      <w:pPr>
        <w:pStyle w:val="af5"/>
        <w:numPr>
          <w:ilvl w:val="0"/>
          <w:numId w:val="11"/>
        </w:numPr>
        <w:spacing w:line="228" w:lineRule="auto"/>
        <w:rPr>
          <w:color w:val="ED7D31" w:themeColor="accent2"/>
        </w:rPr>
      </w:pPr>
      <w:r w:rsidRPr="004D03CD">
        <w:rPr>
          <w:rFonts w:eastAsia="DFKai-SB"/>
          <w:color w:val="auto"/>
          <w:lang w:eastAsia="zh-TW"/>
        </w:rPr>
        <w:t xml:space="preserve">Требования к маркировке </w:t>
      </w:r>
      <w:r w:rsidR="00CE4145" w:rsidRPr="004D03CD">
        <w:rPr>
          <w:rFonts w:eastAsia="DFKai-SB"/>
          <w:color w:val="auto"/>
          <w:lang w:eastAsia="zh-TW"/>
        </w:rPr>
        <w:t>и цвету изделия</w:t>
      </w:r>
    </w:p>
    <w:p w14:paraId="731EEC5A" w14:textId="1F0978F5" w:rsidR="002247DF" w:rsidRPr="004D03CD" w:rsidRDefault="002247DF" w:rsidP="004D03CD">
      <w:pPr>
        <w:pStyle w:val="af5"/>
        <w:spacing w:line="228" w:lineRule="auto"/>
        <w:rPr>
          <w:color w:val="ED7D31" w:themeColor="accent2"/>
        </w:rPr>
      </w:pPr>
      <w:r w:rsidRPr="004D03CD">
        <w:rPr>
          <w:b/>
          <w:color w:val="ED7D31" w:themeColor="accent2"/>
        </w:rPr>
        <w:t>Заполняет конструктор</w:t>
      </w:r>
      <w:r w:rsidRPr="004D03CD">
        <w:rPr>
          <w:color w:val="ED7D31" w:themeColor="accent2"/>
        </w:rPr>
        <w:t xml:space="preserve"> </w:t>
      </w:r>
      <w:r w:rsidR="001E1CDB">
        <w:rPr>
          <w:color w:val="ED7D31" w:themeColor="accent2"/>
        </w:rPr>
        <w:t>на этапе Инвестиционного проекта</w:t>
      </w:r>
    </w:p>
    <w:p w14:paraId="045E3228" w14:textId="646F4CE0" w:rsidR="00E70FDE" w:rsidRPr="00F02F9A" w:rsidRDefault="000E103C">
      <w:pPr>
        <w:ind w:firstLine="708"/>
        <w:rPr>
          <w:color w:val="ED7D31" w:themeColor="accent2"/>
        </w:rPr>
      </w:pPr>
      <w:r w:rsidRPr="00F02F9A">
        <w:rPr>
          <w:color w:val="ED7D31" w:themeColor="accent2"/>
        </w:rPr>
        <w:t>Прописываются требования к маркировке согласно гайду</w:t>
      </w:r>
      <w:r w:rsidR="00852A2A" w:rsidRPr="00F02F9A">
        <w:rPr>
          <w:color w:val="ED7D31" w:themeColor="accent2"/>
        </w:rPr>
        <w:t xml:space="preserve">, требований стандартов (ГОСТ, </w:t>
      </w:r>
      <w:r w:rsidR="00852A2A" w:rsidRPr="00F02F9A">
        <w:rPr>
          <w:color w:val="ED7D31" w:themeColor="accent2"/>
          <w:lang w:val="en-US"/>
        </w:rPr>
        <w:t>IEK</w:t>
      </w:r>
      <w:r w:rsidR="00852A2A" w:rsidRPr="00F02F9A">
        <w:rPr>
          <w:color w:val="ED7D31" w:themeColor="accent2"/>
        </w:rPr>
        <w:t>, ТР ТС)</w:t>
      </w:r>
      <w:r w:rsidRPr="00F02F9A">
        <w:rPr>
          <w:color w:val="ED7D31" w:themeColor="accent2"/>
        </w:rPr>
        <w:t>, делается отсылка на приложение Д настоящего документа. ПМ вносит корректировки при необходимости отклонения от гайда.</w:t>
      </w:r>
    </w:p>
    <w:p w14:paraId="1CE52C3B" w14:textId="158CAB45" w:rsidR="00940F7B" w:rsidRPr="00F02F9A" w:rsidRDefault="00940F7B">
      <w:pPr>
        <w:ind w:firstLine="708"/>
        <w:rPr>
          <w:color w:val="ED7D31" w:themeColor="accent2"/>
        </w:rPr>
      </w:pPr>
      <w:r w:rsidRPr="00F02F9A">
        <w:rPr>
          <w:color w:val="ED7D31" w:themeColor="accent2"/>
        </w:rPr>
        <w:t>Порядок действий для подготовки макета маркировки для включения в ТЗ.</w:t>
      </w:r>
    </w:p>
    <w:p w14:paraId="441EE31D" w14:textId="7C371016" w:rsidR="00F70654" w:rsidRPr="00F02F9A" w:rsidRDefault="00F70654" w:rsidP="00940F7B">
      <w:pPr>
        <w:pStyle w:val="af5"/>
        <w:numPr>
          <w:ilvl w:val="0"/>
          <w:numId w:val="14"/>
        </w:numPr>
        <w:rPr>
          <w:color w:val="ED7D31" w:themeColor="accent2"/>
        </w:rPr>
      </w:pPr>
      <w:r w:rsidRPr="00F02F9A">
        <w:rPr>
          <w:color w:val="ED7D31" w:themeColor="accent2"/>
        </w:rPr>
        <w:t>Конструктор</w:t>
      </w:r>
      <w:r w:rsidR="00DF75CB">
        <w:rPr>
          <w:color w:val="ED7D31" w:themeColor="accent2"/>
        </w:rPr>
        <w:t xml:space="preserve"> совместно с </w:t>
      </w:r>
      <w:r w:rsidRPr="00F02F9A">
        <w:rPr>
          <w:color w:val="ED7D31" w:themeColor="accent2"/>
        </w:rPr>
        <w:t>ПМ определяет минимальный (необходимый)</w:t>
      </w:r>
      <w:r w:rsidR="00940F7B" w:rsidRPr="00F02F9A">
        <w:rPr>
          <w:color w:val="ED7D31" w:themeColor="accent2"/>
        </w:rPr>
        <w:t xml:space="preserve"> перечень характеристик, которые требуется отразить на маркировке.</w:t>
      </w:r>
    </w:p>
    <w:p w14:paraId="5906C46D" w14:textId="77777777" w:rsidR="00940F7B" w:rsidRPr="00F02F9A" w:rsidRDefault="00940F7B" w:rsidP="00940F7B">
      <w:pPr>
        <w:pStyle w:val="af5"/>
        <w:numPr>
          <w:ilvl w:val="0"/>
          <w:numId w:val="14"/>
        </w:numPr>
        <w:rPr>
          <w:color w:val="ED7D31" w:themeColor="accent2"/>
        </w:rPr>
      </w:pPr>
      <w:r w:rsidRPr="00F02F9A">
        <w:rPr>
          <w:color w:val="ED7D31" w:themeColor="accent2"/>
        </w:rPr>
        <w:t>Промышленный дизайнер готовит</w:t>
      </w:r>
      <w:r w:rsidR="00F70654" w:rsidRPr="00F02F9A">
        <w:rPr>
          <w:color w:val="ED7D31" w:themeColor="accent2"/>
        </w:rPr>
        <w:t xml:space="preserve"> макет </w:t>
      </w:r>
      <w:r w:rsidRPr="00F02F9A">
        <w:rPr>
          <w:color w:val="ED7D31" w:themeColor="accent2"/>
        </w:rPr>
        <w:t>маркировки.</w:t>
      </w:r>
      <w:r w:rsidR="00F70654" w:rsidRPr="00F02F9A">
        <w:rPr>
          <w:color w:val="ED7D31" w:themeColor="accent2"/>
        </w:rPr>
        <w:t xml:space="preserve"> </w:t>
      </w:r>
    </w:p>
    <w:p w14:paraId="5F068EB0" w14:textId="0A2F5366" w:rsidR="00C56FEA" w:rsidRPr="00175493" w:rsidRDefault="00940F7B" w:rsidP="00175493">
      <w:pPr>
        <w:pStyle w:val="af5"/>
        <w:numPr>
          <w:ilvl w:val="0"/>
          <w:numId w:val="14"/>
        </w:numPr>
        <w:rPr>
          <w:color w:val="ED7D31" w:themeColor="accent2"/>
        </w:rPr>
      </w:pPr>
      <w:r w:rsidRPr="00F02F9A">
        <w:rPr>
          <w:color w:val="ED7D31" w:themeColor="accent2"/>
        </w:rPr>
        <w:t xml:space="preserve">ПМ </w:t>
      </w:r>
      <w:r w:rsidR="00F70654" w:rsidRPr="00F02F9A">
        <w:rPr>
          <w:color w:val="ED7D31" w:themeColor="accent2"/>
        </w:rPr>
        <w:t xml:space="preserve">согласовывает с </w:t>
      </w:r>
      <w:r w:rsidR="00175493">
        <w:rPr>
          <w:color w:val="ED7D31" w:themeColor="accent2"/>
        </w:rPr>
        <w:t xml:space="preserve">Промышленным </w:t>
      </w:r>
      <w:r w:rsidR="00F70654" w:rsidRPr="00F02F9A">
        <w:rPr>
          <w:color w:val="ED7D31" w:themeColor="accent2"/>
        </w:rPr>
        <w:t>дизайнером</w:t>
      </w:r>
      <w:r w:rsidR="00175493">
        <w:rPr>
          <w:color w:val="ED7D31" w:themeColor="accent2"/>
        </w:rPr>
        <w:t>/Управлением рекламы</w:t>
      </w:r>
      <w:r w:rsidR="00F70654" w:rsidRPr="00F02F9A">
        <w:rPr>
          <w:color w:val="ED7D31" w:themeColor="accent2"/>
        </w:rPr>
        <w:t xml:space="preserve"> цвет</w:t>
      </w:r>
      <w:r w:rsidRPr="00F02F9A">
        <w:rPr>
          <w:color w:val="ED7D31" w:themeColor="accent2"/>
        </w:rPr>
        <w:t xml:space="preserve"> корпусных деталей продукта</w:t>
      </w:r>
      <w:r w:rsidR="00F70654" w:rsidRPr="00F02F9A">
        <w:rPr>
          <w:color w:val="ED7D31" w:themeColor="accent2"/>
        </w:rPr>
        <w:t>, маркировок (если отличается от фирменного стиля)</w:t>
      </w:r>
      <w:r w:rsidR="00175493">
        <w:rPr>
          <w:color w:val="ED7D31" w:themeColor="accent2"/>
        </w:rPr>
        <w:t>,</w:t>
      </w:r>
      <w:r w:rsidR="00F70654" w:rsidRPr="00F02F9A">
        <w:rPr>
          <w:color w:val="ED7D31" w:themeColor="accent2"/>
        </w:rPr>
        <w:t xml:space="preserve"> </w:t>
      </w:r>
      <w:r w:rsidR="00C56FEA" w:rsidRPr="00175493">
        <w:rPr>
          <w:color w:val="ED7D31" w:themeColor="accent2"/>
        </w:rPr>
        <w:t>передаёт конструктору</w:t>
      </w:r>
      <w:r w:rsidR="00175493">
        <w:rPr>
          <w:color w:val="ED7D31" w:themeColor="accent2"/>
        </w:rPr>
        <w:t>.</w:t>
      </w:r>
    </w:p>
    <w:p w14:paraId="4151B99F" w14:textId="22E01917" w:rsidR="00F70654" w:rsidRPr="00C56FEA" w:rsidRDefault="00C56FEA" w:rsidP="00C56FEA">
      <w:pPr>
        <w:pStyle w:val="af5"/>
        <w:numPr>
          <w:ilvl w:val="0"/>
          <w:numId w:val="14"/>
        </w:numPr>
        <w:rPr>
          <w:color w:val="ED7D31" w:themeColor="accent2"/>
        </w:rPr>
      </w:pPr>
      <w:r w:rsidRPr="00C56FEA">
        <w:rPr>
          <w:color w:val="ED7D31" w:themeColor="accent2"/>
        </w:rPr>
        <w:t>Согласованный</w:t>
      </w:r>
      <w:r w:rsidR="00F70654" w:rsidRPr="00C56FEA">
        <w:rPr>
          <w:color w:val="ED7D31" w:themeColor="accent2"/>
        </w:rPr>
        <w:t xml:space="preserve"> макет </w:t>
      </w:r>
      <w:r w:rsidRPr="00C56FEA">
        <w:rPr>
          <w:color w:val="ED7D31" w:themeColor="accent2"/>
        </w:rPr>
        <w:t>конструктор</w:t>
      </w:r>
      <w:r w:rsidR="00F70654" w:rsidRPr="00C56FEA">
        <w:rPr>
          <w:color w:val="ED7D31" w:themeColor="accent2"/>
        </w:rPr>
        <w:t xml:space="preserve"> </w:t>
      </w:r>
      <w:r w:rsidR="00940F7B" w:rsidRPr="00C56FEA">
        <w:rPr>
          <w:color w:val="ED7D31" w:themeColor="accent2"/>
        </w:rPr>
        <w:t>сохраня</w:t>
      </w:r>
      <w:r w:rsidRPr="00C56FEA">
        <w:rPr>
          <w:color w:val="ED7D31" w:themeColor="accent2"/>
        </w:rPr>
        <w:t>ет</w:t>
      </w:r>
      <w:r w:rsidR="00940F7B" w:rsidRPr="00C56FEA">
        <w:rPr>
          <w:color w:val="ED7D31" w:themeColor="accent2"/>
        </w:rPr>
        <w:t xml:space="preserve"> </w:t>
      </w:r>
      <w:r w:rsidRPr="00C56FEA">
        <w:rPr>
          <w:color w:val="ED7D31" w:themeColor="accent2"/>
        </w:rPr>
        <w:t>в АППИУС и включает макет в данный документ</w:t>
      </w:r>
      <w:r w:rsidR="00940F7B" w:rsidRPr="00C56FEA">
        <w:rPr>
          <w:color w:val="ED7D31" w:themeColor="accent2"/>
        </w:rPr>
        <w:t>.</w:t>
      </w:r>
    </w:p>
    <w:p w14:paraId="34CCD295" w14:textId="4011000A" w:rsidR="00940F7B" w:rsidRPr="00F02F9A" w:rsidRDefault="00CE4145" w:rsidP="00F70654">
      <w:pPr>
        <w:ind w:firstLine="708"/>
        <w:rPr>
          <w:color w:val="ED7D31" w:themeColor="accent2"/>
        </w:rPr>
      </w:pPr>
      <w:r w:rsidRPr="00F02F9A">
        <w:rPr>
          <w:color w:val="ED7D31" w:themeColor="accent2"/>
        </w:rPr>
        <w:t>Пример</w:t>
      </w:r>
    </w:p>
    <w:p w14:paraId="774AD616" w14:textId="77777777" w:rsidR="00F70654" w:rsidRPr="00C56FEA" w:rsidRDefault="00F70654" w:rsidP="00F70654">
      <w:pPr>
        <w:ind w:firstLine="708"/>
        <w:rPr>
          <w:color w:val="0070C0"/>
        </w:rPr>
      </w:pPr>
      <w:r w:rsidRPr="00C56FEA">
        <w:rPr>
          <w:noProof/>
          <w:color w:val="0070C0"/>
          <w:lang w:eastAsia="ru-RU"/>
        </w:rPr>
        <w:drawing>
          <wp:inline distT="0" distB="0" distL="0" distR="0" wp14:anchorId="33614026" wp14:editId="4C6762BA">
            <wp:extent cx="5537606" cy="2321000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126" cy="23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F538" w14:textId="77777777" w:rsidR="00F70654" w:rsidRPr="00C56FEA" w:rsidRDefault="00F70654" w:rsidP="00F70654">
      <w:pPr>
        <w:autoSpaceDE w:val="0"/>
        <w:autoSpaceDN w:val="0"/>
        <w:adjustRightInd w:val="0"/>
        <w:spacing w:line="235" w:lineRule="auto"/>
        <w:ind w:firstLine="709"/>
        <w:rPr>
          <w:lang w:val="en-US"/>
        </w:rPr>
      </w:pPr>
      <w:r w:rsidRPr="00C56FEA">
        <w:rPr>
          <w:rFonts w:ascii="Cambria Math" w:hAnsi="Cambria Math" w:cs="Cambria Math"/>
          <w:color w:val="000000"/>
          <w:lang w:val="en-US"/>
        </w:rPr>
        <w:t>①</w:t>
      </w:r>
      <w:r w:rsidRPr="00C56FEA">
        <w:rPr>
          <w:color w:val="000000"/>
          <w:lang w:val="en-US"/>
        </w:rPr>
        <w:t xml:space="preserve"> </w:t>
      </w:r>
      <w:r w:rsidRPr="00C56FEA">
        <w:rPr>
          <w:color w:val="000000"/>
          <w:spacing w:val="-4"/>
          <w:lang w:val="en-US"/>
        </w:rPr>
        <w:t xml:space="preserve">- </w:t>
      </w:r>
      <w:r w:rsidRPr="00C56FEA">
        <w:rPr>
          <w:color w:val="000000"/>
          <w:spacing w:val="-4"/>
        </w:rPr>
        <w:t>цвет</w:t>
      </w:r>
      <w:r w:rsidRPr="00C56FEA">
        <w:rPr>
          <w:color w:val="000000"/>
          <w:spacing w:val="-4"/>
          <w:lang w:val="en-US"/>
        </w:rPr>
        <w:t xml:space="preserve"> PANTONE 032/ RAL2002/CMYK 0/90/95/0</w:t>
      </w:r>
    </w:p>
    <w:p w14:paraId="6BE3161F" w14:textId="77777777" w:rsidR="00F70654" w:rsidRPr="00C56FEA" w:rsidRDefault="00F70654" w:rsidP="00F70654">
      <w:pPr>
        <w:autoSpaceDE w:val="0"/>
        <w:autoSpaceDN w:val="0"/>
        <w:adjustRightInd w:val="0"/>
        <w:spacing w:line="235" w:lineRule="auto"/>
        <w:ind w:firstLine="709"/>
        <w:rPr>
          <w:lang w:val="en-US"/>
        </w:rPr>
      </w:pPr>
      <w:r w:rsidRPr="00C56FEA">
        <w:rPr>
          <w:rFonts w:ascii="Cambria Math" w:hAnsi="Cambria Math" w:cs="Cambria Math"/>
          <w:color w:val="000000"/>
          <w:lang w:val="en-US"/>
        </w:rPr>
        <w:t>②</w:t>
      </w:r>
      <w:r w:rsidRPr="00C56FEA">
        <w:rPr>
          <w:color w:val="000000"/>
          <w:lang w:val="en-US"/>
        </w:rPr>
        <w:t xml:space="preserve"> </w:t>
      </w:r>
      <w:r w:rsidRPr="00C56FEA">
        <w:rPr>
          <w:color w:val="000000"/>
          <w:spacing w:val="-4"/>
          <w:lang w:val="en-US"/>
        </w:rPr>
        <w:t xml:space="preserve">- </w:t>
      </w:r>
      <w:r w:rsidRPr="00C56FEA">
        <w:rPr>
          <w:color w:val="000000"/>
          <w:spacing w:val="-4"/>
        </w:rPr>
        <w:t>цвет</w:t>
      </w:r>
      <w:r w:rsidRPr="00C56FEA">
        <w:rPr>
          <w:color w:val="000000"/>
          <w:spacing w:val="-4"/>
          <w:lang w:val="en-US"/>
        </w:rPr>
        <w:t xml:space="preserve"> PANTONE 2335/ RAL7022/CMYK 0/0/0/80</w:t>
      </w:r>
    </w:p>
    <w:p w14:paraId="01D4869F" w14:textId="77777777" w:rsidR="00F70654" w:rsidRPr="00C56FEA" w:rsidRDefault="00F70654" w:rsidP="00F70654">
      <w:pPr>
        <w:autoSpaceDE w:val="0"/>
        <w:autoSpaceDN w:val="0"/>
        <w:adjustRightInd w:val="0"/>
        <w:spacing w:line="235" w:lineRule="auto"/>
        <w:ind w:firstLine="709"/>
        <w:rPr>
          <w:lang w:val="en-US"/>
        </w:rPr>
      </w:pPr>
      <w:r w:rsidRPr="00C56FEA">
        <w:rPr>
          <w:rFonts w:ascii="Cambria Math" w:hAnsi="Cambria Math" w:cs="Cambria Math"/>
          <w:color w:val="000000"/>
          <w:lang w:val="en-US"/>
        </w:rPr>
        <w:lastRenderedPageBreak/>
        <w:t>③</w:t>
      </w:r>
      <w:r w:rsidRPr="00C56FEA">
        <w:rPr>
          <w:color w:val="000000"/>
          <w:lang w:val="en-US"/>
        </w:rPr>
        <w:t xml:space="preserve"> </w:t>
      </w:r>
      <w:r w:rsidRPr="00C56FEA">
        <w:rPr>
          <w:color w:val="000000"/>
          <w:spacing w:val="-4"/>
          <w:lang w:val="en-US"/>
        </w:rPr>
        <w:t xml:space="preserve">- </w:t>
      </w:r>
      <w:r w:rsidRPr="00C56FEA">
        <w:rPr>
          <w:color w:val="000000"/>
          <w:spacing w:val="-4"/>
        </w:rPr>
        <w:t>цвет</w:t>
      </w:r>
      <w:r w:rsidRPr="00C56FEA">
        <w:rPr>
          <w:color w:val="000000"/>
          <w:spacing w:val="-4"/>
          <w:lang w:val="en-US"/>
        </w:rPr>
        <w:t xml:space="preserve"> PANTONE 428</w:t>
      </w:r>
      <w:r w:rsidRPr="00C56FEA">
        <w:rPr>
          <w:color w:val="000000"/>
          <w:spacing w:val="-4"/>
        </w:rPr>
        <w:t>с</w:t>
      </w:r>
    </w:p>
    <w:p w14:paraId="513D2FD8" w14:textId="77777777" w:rsidR="00F70654" w:rsidRPr="00C56FEA" w:rsidRDefault="00F70654" w:rsidP="00F70654">
      <w:pPr>
        <w:ind w:firstLine="708"/>
        <w:rPr>
          <w:color w:val="0070C0"/>
          <w:lang w:val="en-US"/>
        </w:rPr>
      </w:pPr>
      <w:r w:rsidRPr="00C56FEA">
        <w:rPr>
          <w:rFonts w:ascii="Cambria Math" w:hAnsi="Cambria Math" w:cs="Cambria Math"/>
          <w:color w:val="000000"/>
          <w:spacing w:val="-4"/>
          <w:lang w:val="en-US"/>
        </w:rPr>
        <w:t>④</w:t>
      </w:r>
      <w:r w:rsidRPr="00C56FEA">
        <w:rPr>
          <w:color w:val="000000"/>
          <w:lang w:val="en-US"/>
        </w:rPr>
        <w:t xml:space="preserve"> </w:t>
      </w:r>
      <w:r w:rsidRPr="00C56FEA">
        <w:rPr>
          <w:color w:val="000000"/>
          <w:spacing w:val="-4"/>
          <w:lang w:val="en-US"/>
        </w:rPr>
        <w:t xml:space="preserve">- </w:t>
      </w:r>
      <w:r w:rsidRPr="00C56FEA">
        <w:rPr>
          <w:color w:val="000000"/>
          <w:spacing w:val="-4"/>
        </w:rPr>
        <w:t>цвет</w:t>
      </w:r>
      <w:r w:rsidRPr="00C56FEA">
        <w:rPr>
          <w:color w:val="000000"/>
          <w:spacing w:val="-4"/>
          <w:lang w:val="en-US"/>
        </w:rPr>
        <w:t xml:space="preserve"> PANTONE 7546u</w:t>
      </w:r>
    </w:p>
    <w:p w14:paraId="74A40C69" w14:textId="77777777" w:rsidR="00CE4145" w:rsidRPr="004D03CD" w:rsidRDefault="00CE4145">
      <w:pPr>
        <w:ind w:firstLine="708"/>
        <w:rPr>
          <w:color w:val="0070C0"/>
          <w:lang w:val="en-US"/>
        </w:rPr>
      </w:pPr>
    </w:p>
    <w:p w14:paraId="6A434FDE" w14:textId="5F172222" w:rsidR="00CE4145" w:rsidRPr="00F02F9A" w:rsidRDefault="00CE4145">
      <w:pPr>
        <w:ind w:firstLine="708"/>
        <w:rPr>
          <w:color w:val="ED7D31" w:themeColor="accent2"/>
        </w:rPr>
      </w:pPr>
      <w:r w:rsidRPr="00F02F9A">
        <w:rPr>
          <w:color w:val="ED7D31" w:themeColor="accent2"/>
        </w:rPr>
        <w:t>Пример</w:t>
      </w:r>
    </w:p>
    <w:p w14:paraId="4200361B" w14:textId="303DBF44" w:rsidR="00CE4145" w:rsidRPr="00C56FEA" w:rsidRDefault="00CE4145">
      <w:pPr>
        <w:ind w:firstLine="708"/>
        <w:rPr>
          <w:color w:val="0070C0"/>
          <w:lang w:val="en-US"/>
        </w:rPr>
      </w:pPr>
      <w:r w:rsidRPr="00C56FEA">
        <w:rPr>
          <w:noProof/>
          <w:color w:val="auto"/>
          <w:lang w:eastAsia="ru-RU"/>
        </w:rPr>
        <w:drawing>
          <wp:inline distT="0" distB="0" distL="0" distR="0" wp14:anchorId="76524FAA" wp14:editId="6B9989C6">
            <wp:extent cx="3207903" cy="2384755"/>
            <wp:effectExtent l="0" t="0" r="0" b="0"/>
            <wp:docPr id="8" name="Рисунок 45" descr="D:\gdeynega\Desktop\IMG_5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gdeynega\Desktop\IMG_5048.JPG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3241438" cy="24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4145">
        <w:rPr>
          <w:noProof/>
          <w:highlight w:val="cyan"/>
          <w:lang w:eastAsia="ru-RU"/>
        </w:rPr>
        <w:t xml:space="preserve"> </w:t>
      </w:r>
      <w:r w:rsidRPr="00C56FEA">
        <w:rPr>
          <w:noProof/>
          <w:highlight w:val="cyan"/>
          <w:lang w:eastAsia="ru-RU"/>
        </w:rPr>
        <w:drawing>
          <wp:inline distT="0" distB="0" distL="0" distR="0" wp14:anchorId="332AFD1E" wp14:editId="133D42F0">
            <wp:extent cx="2171700" cy="2576832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2182779" cy="258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ECF1" w14:textId="77777777" w:rsidR="00E70FDE" w:rsidRPr="00C56FEA" w:rsidRDefault="00E70FDE">
      <w:pPr>
        <w:rPr>
          <w:lang w:val="en-US"/>
        </w:rPr>
      </w:pPr>
    </w:p>
    <w:p w14:paraId="00ACAD2D" w14:textId="77777777" w:rsidR="00E70FDE" w:rsidRPr="00C56FEA" w:rsidRDefault="000E103C" w:rsidP="002247DF">
      <w:pPr>
        <w:pStyle w:val="af5"/>
        <w:numPr>
          <w:ilvl w:val="0"/>
          <w:numId w:val="11"/>
        </w:numPr>
        <w:spacing w:line="228" w:lineRule="auto"/>
        <w:rPr>
          <w:rFonts w:eastAsia="DFKai-SB"/>
          <w:b/>
          <w:color w:val="auto"/>
          <w:lang w:eastAsia="zh-TW"/>
        </w:rPr>
      </w:pPr>
      <w:r w:rsidRPr="00C56FEA">
        <w:rPr>
          <w:rFonts w:eastAsia="DFKai-SB"/>
          <w:b/>
          <w:color w:val="auto"/>
          <w:lang w:eastAsia="zh-TW"/>
        </w:rPr>
        <w:t xml:space="preserve">Требования к упаковке </w:t>
      </w:r>
    </w:p>
    <w:p w14:paraId="02571B0E" w14:textId="77777777" w:rsidR="00C56FEA" w:rsidRDefault="002D3E3D" w:rsidP="002247DF">
      <w:pPr>
        <w:pStyle w:val="af5"/>
        <w:spacing w:line="228" w:lineRule="auto"/>
        <w:ind w:left="360"/>
        <w:rPr>
          <w:rFonts w:eastAsia="DFKai-SB"/>
          <w:color w:val="0070C0"/>
          <w:lang w:eastAsia="zh-TW"/>
        </w:rPr>
      </w:pPr>
      <w:r w:rsidRPr="00C56FEA">
        <w:rPr>
          <w:rFonts w:eastAsia="DFKai-SB"/>
          <w:b/>
          <w:color w:val="0070C0"/>
          <w:lang w:eastAsia="zh-TW"/>
        </w:rPr>
        <w:t>Заполняет</w:t>
      </w:r>
      <w:r w:rsidR="000F4C7E" w:rsidRPr="00C56FEA">
        <w:rPr>
          <w:rFonts w:eastAsia="DFKai-SB"/>
          <w:b/>
          <w:color w:val="0070C0"/>
          <w:lang w:eastAsia="zh-TW"/>
        </w:rPr>
        <w:t xml:space="preserve"> ПМ.</w:t>
      </w:r>
      <w:r w:rsidR="00FD0301" w:rsidRPr="00C56FEA">
        <w:rPr>
          <w:rFonts w:eastAsia="DFKai-SB"/>
          <w:color w:val="0070C0"/>
          <w:lang w:eastAsia="zh-TW"/>
        </w:rPr>
        <w:t xml:space="preserve"> </w:t>
      </w:r>
    </w:p>
    <w:p w14:paraId="750C16C4" w14:textId="6FAE0733" w:rsidR="004C5A17" w:rsidRPr="00C56FEA" w:rsidRDefault="002D3E3D" w:rsidP="002247DF">
      <w:pPr>
        <w:pStyle w:val="af5"/>
        <w:spacing w:line="228" w:lineRule="auto"/>
        <w:ind w:left="360"/>
        <w:rPr>
          <w:rFonts w:eastAsia="DFKai-SB"/>
          <w:color w:val="0070C0"/>
          <w:lang w:eastAsia="zh-TW"/>
        </w:rPr>
      </w:pPr>
      <w:r w:rsidRPr="00C56FEA">
        <w:rPr>
          <w:rFonts w:eastAsia="DFKai-SB"/>
          <w:color w:val="0070C0"/>
          <w:lang w:eastAsia="zh-TW"/>
        </w:rPr>
        <w:t xml:space="preserve">Общие требования (групповая, индивидуальная, транспортная). </w:t>
      </w:r>
    </w:p>
    <w:p w14:paraId="4395D61D" w14:textId="797E0A25" w:rsidR="004C5A17" w:rsidRPr="00C56FEA" w:rsidRDefault="004C5A17" w:rsidP="004C5A17">
      <w:pPr>
        <w:pStyle w:val="af5"/>
        <w:spacing w:line="228" w:lineRule="auto"/>
        <w:ind w:left="360"/>
        <w:rPr>
          <w:rFonts w:eastAsia="DFKai-SB"/>
          <w:color w:val="0070C0"/>
          <w:lang w:eastAsia="zh-TW"/>
        </w:rPr>
      </w:pPr>
      <w:r w:rsidRPr="00C56FEA">
        <w:rPr>
          <w:rFonts w:eastAsia="DFKai-SB"/>
          <w:color w:val="0070C0"/>
          <w:lang w:eastAsia="zh-TW"/>
        </w:rPr>
        <w:t>ПМ</w:t>
      </w:r>
      <w:r w:rsidR="00E334F4">
        <w:rPr>
          <w:rFonts w:eastAsia="DFKai-SB"/>
          <w:color w:val="0070C0"/>
          <w:lang w:eastAsia="zh-TW"/>
        </w:rPr>
        <w:t xml:space="preserve"> определяет основные требования к упаковке</w:t>
      </w:r>
      <w:r w:rsidR="00347E72" w:rsidRPr="00C56FEA">
        <w:rPr>
          <w:rFonts w:eastAsia="DFKai-SB"/>
          <w:color w:val="0070C0"/>
          <w:lang w:eastAsia="zh-TW"/>
        </w:rPr>
        <w:t xml:space="preserve"> </w:t>
      </w:r>
      <w:r w:rsidR="00E334F4">
        <w:rPr>
          <w:rFonts w:eastAsia="DFKai-SB"/>
          <w:color w:val="0070C0"/>
          <w:lang w:eastAsia="zh-TW"/>
        </w:rPr>
        <w:t>и</w:t>
      </w:r>
      <w:r w:rsidRPr="00C56FEA">
        <w:rPr>
          <w:rFonts w:eastAsia="DFKai-SB"/>
          <w:color w:val="0070C0"/>
          <w:lang w:eastAsia="zh-TW"/>
        </w:rPr>
        <w:t xml:space="preserve"> пишет комментарии</w:t>
      </w:r>
      <w:r w:rsidR="00347E72" w:rsidRPr="00C56FEA">
        <w:rPr>
          <w:rFonts w:eastAsia="DFKai-SB"/>
          <w:color w:val="0070C0"/>
          <w:lang w:eastAsia="zh-TW"/>
        </w:rPr>
        <w:t>,</w:t>
      </w:r>
      <w:r w:rsidRPr="00C56FEA">
        <w:rPr>
          <w:rFonts w:eastAsia="DFKai-SB"/>
          <w:color w:val="0070C0"/>
          <w:lang w:eastAsia="zh-TW"/>
        </w:rPr>
        <w:t xml:space="preserve"> что нужно изменить если требуется</w:t>
      </w:r>
      <w:r w:rsidR="00E334F4">
        <w:rPr>
          <w:rFonts w:eastAsia="DFKai-SB"/>
          <w:color w:val="0070C0"/>
          <w:lang w:eastAsia="zh-TW"/>
        </w:rPr>
        <w:t xml:space="preserve"> (отклонения от гайда)</w:t>
      </w:r>
      <w:r w:rsidRPr="00C56FEA">
        <w:rPr>
          <w:rFonts w:eastAsia="DFKai-SB"/>
          <w:color w:val="0070C0"/>
          <w:lang w:eastAsia="zh-TW"/>
        </w:rPr>
        <w:t xml:space="preserve">. Конструктор проверяет достаточность упаковки для безопасной поставки продукта и заполняет итоговые требования к упаковке. </w:t>
      </w:r>
    </w:p>
    <w:p w14:paraId="7C739D45" w14:textId="6643F145" w:rsidR="004C5A17" w:rsidRPr="00C56FEA" w:rsidRDefault="004C5A17" w:rsidP="004C5A17">
      <w:pPr>
        <w:pStyle w:val="af5"/>
        <w:spacing w:line="228" w:lineRule="auto"/>
        <w:ind w:left="360"/>
        <w:rPr>
          <w:rFonts w:eastAsia="DFKai-SB"/>
          <w:color w:val="0070C0"/>
          <w:lang w:eastAsia="zh-TW"/>
        </w:rPr>
      </w:pPr>
      <w:r w:rsidRPr="00C56FEA">
        <w:rPr>
          <w:rFonts w:eastAsia="DFKai-SB"/>
          <w:color w:val="0070C0"/>
          <w:lang w:eastAsia="zh-TW"/>
        </w:rPr>
        <w:t>Размер ярлыков на все типы упаковок предоставляется конструктором в соответствии с гайдом и исходя из размера упаковки</w:t>
      </w:r>
    </w:p>
    <w:p w14:paraId="201F3250" w14:textId="77777777" w:rsidR="004C5A17" w:rsidRPr="00C56FEA" w:rsidRDefault="004C5A17" w:rsidP="002247DF">
      <w:pPr>
        <w:pStyle w:val="af5"/>
        <w:spacing w:line="228" w:lineRule="auto"/>
        <w:ind w:left="360"/>
        <w:rPr>
          <w:rFonts w:eastAsia="DFKai-SB"/>
          <w:color w:val="0070C0"/>
          <w:lang w:eastAsia="zh-TW"/>
        </w:rPr>
      </w:pPr>
    </w:p>
    <w:p w14:paraId="7B7C3FBB" w14:textId="7A656D4E" w:rsidR="000F4C7E" w:rsidRPr="00C56FEA" w:rsidRDefault="00FD0301" w:rsidP="002247DF">
      <w:pPr>
        <w:pStyle w:val="af5"/>
        <w:spacing w:line="228" w:lineRule="auto"/>
        <w:ind w:left="360"/>
        <w:rPr>
          <w:rFonts w:eastAsia="DFKai-SB"/>
          <w:color w:val="0070C0"/>
          <w:lang w:eastAsia="zh-TW"/>
        </w:rPr>
      </w:pPr>
      <w:r w:rsidRPr="00C56FEA">
        <w:rPr>
          <w:rFonts w:eastAsia="DFKai-SB"/>
          <w:color w:val="0070C0"/>
          <w:lang w:eastAsia="zh-TW"/>
        </w:rPr>
        <w:t xml:space="preserve">Если упаковка поставщика удовлетворяет требованиям, заполнение требований по п. 4.1 – 4.4 не </w:t>
      </w:r>
      <w:r w:rsidR="002D3E3D" w:rsidRPr="00C56FEA">
        <w:rPr>
          <w:rFonts w:eastAsia="DFKai-SB"/>
          <w:color w:val="0070C0"/>
          <w:lang w:eastAsia="zh-TW"/>
        </w:rPr>
        <w:t>требуется</w:t>
      </w:r>
      <w:r w:rsidRPr="00C56FEA">
        <w:rPr>
          <w:rFonts w:eastAsia="DFKai-SB"/>
          <w:color w:val="0070C0"/>
          <w:lang w:eastAsia="zh-TW"/>
        </w:rPr>
        <w:t>.</w:t>
      </w:r>
    </w:p>
    <w:p w14:paraId="68A5E577" w14:textId="6054AA3F" w:rsidR="002D3E3D" w:rsidRPr="00C56FEA" w:rsidRDefault="000E103C">
      <w:pPr>
        <w:pStyle w:val="af5"/>
        <w:ind w:left="360"/>
        <w:rPr>
          <w:b/>
          <w:color w:val="ED7D31" w:themeColor="accent2"/>
        </w:rPr>
      </w:pPr>
      <w:r w:rsidRPr="00C56FEA">
        <w:rPr>
          <w:b/>
          <w:color w:val="ED7D31" w:themeColor="accent2"/>
        </w:rPr>
        <w:t>Заполняет конструктор все пункты раздела 4</w:t>
      </w:r>
      <w:r w:rsidR="00411D28" w:rsidRPr="00C56FEA">
        <w:rPr>
          <w:b/>
          <w:color w:val="ED7D31" w:themeColor="accent2"/>
        </w:rPr>
        <w:t>.</w:t>
      </w:r>
      <w:r w:rsidR="002D3E3D" w:rsidRPr="00C56FEA">
        <w:rPr>
          <w:b/>
          <w:color w:val="ED7D31" w:themeColor="accent2"/>
        </w:rPr>
        <w:t>1-4.4</w:t>
      </w:r>
      <w:ins w:id="0" w:author="keaz-admin" w:date="2025-10-09T13:48:00Z">
        <w:r w:rsidR="00411D28" w:rsidRPr="00C56FEA">
          <w:rPr>
            <w:b/>
            <w:color w:val="ED7D31" w:themeColor="accent2"/>
          </w:rPr>
          <w:t xml:space="preserve"> </w:t>
        </w:r>
      </w:ins>
    </w:p>
    <w:p w14:paraId="3F60E743" w14:textId="77777777" w:rsidR="00E70FDE" w:rsidRPr="00C56FEA" w:rsidRDefault="00411D28">
      <w:pPr>
        <w:pStyle w:val="af5"/>
        <w:ind w:left="360"/>
        <w:rPr>
          <w:color w:val="ED7D31" w:themeColor="accent2"/>
        </w:rPr>
      </w:pPr>
      <w:r w:rsidRPr="00C56FEA">
        <w:rPr>
          <w:b/>
          <w:color w:val="ED7D31" w:themeColor="accent2"/>
        </w:rPr>
        <w:t>Допускается оформление отдельным приложением.</w:t>
      </w:r>
    </w:p>
    <w:p w14:paraId="0394D7CD" w14:textId="77777777" w:rsidR="00E70FDE" w:rsidRPr="00C56FEA" w:rsidRDefault="00E70FDE">
      <w:pPr>
        <w:ind w:firstLine="708"/>
        <w:rPr>
          <w:color w:val="ED7D31" w:themeColor="accent2"/>
        </w:rPr>
      </w:pPr>
    </w:p>
    <w:p w14:paraId="00277A84" w14:textId="77777777" w:rsidR="00E70FDE" w:rsidRPr="00C56FEA" w:rsidRDefault="000E103C" w:rsidP="002D3E3D">
      <w:pPr>
        <w:pStyle w:val="af5"/>
        <w:numPr>
          <w:ilvl w:val="1"/>
          <w:numId w:val="12"/>
        </w:numPr>
        <w:spacing w:line="228" w:lineRule="auto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 xml:space="preserve">Требования к </w:t>
      </w:r>
      <w:r w:rsidR="00406CAC" w:rsidRPr="00C56FEA">
        <w:rPr>
          <w:rFonts w:eastAsia="DFKai-SB"/>
          <w:color w:val="auto"/>
          <w:lang w:eastAsia="zh-TW"/>
        </w:rPr>
        <w:t>индивидуальн</w:t>
      </w:r>
      <w:r w:rsidR="00FD0301" w:rsidRPr="00C56FEA">
        <w:rPr>
          <w:rFonts w:eastAsia="DFKai-SB"/>
          <w:color w:val="auto"/>
          <w:lang w:eastAsia="zh-TW"/>
        </w:rPr>
        <w:t>ой</w:t>
      </w:r>
      <w:r w:rsidR="00406CAC" w:rsidRPr="00C56FEA">
        <w:rPr>
          <w:rFonts w:eastAsia="DFKai-SB"/>
          <w:color w:val="auto"/>
          <w:lang w:eastAsia="zh-TW"/>
        </w:rPr>
        <w:t xml:space="preserve"> </w:t>
      </w:r>
      <w:r w:rsidRPr="00C56FEA">
        <w:rPr>
          <w:rFonts w:eastAsia="DFKai-SB"/>
          <w:color w:val="auto"/>
          <w:lang w:eastAsia="zh-TW"/>
        </w:rPr>
        <w:t>упаковк</w:t>
      </w:r>
      <w:r w:rsidR="00FD0301" w:rsidRPr="00C56FEA">
        <w:rPr>
          <w:rFonts w:eastAsia="DFKai-SB"/>
          <w:color w:val="auto"/>
          <w:lang w:eastAsia="zh-TW"/>
        </w:rPr>
        <w:t>е</w:t>
      </w:r>
    </w:p>
    <w:p w14:paraId="0593BF6C" w14:textId="77777777" w:rsidR="00E70FDE" w:rsidRPr="00C56FEA" w:rsidRDefault="000E103C" w:rsidP="002D3E3D">
      <w:pPr>
        <w:pStyle w:val="af5"/>
        <w:numPr>
          <w:ilvl w:val="1"/>
          <w:numId w:val="12"/>
        </w:numPr>
        <w:spacing w:line="228" w:lineRule="auto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Требования к транспортной упаковке</w:t>
      </w:r>
    </w:p>
    <w:p w14:paraId="10233ED2" w14:textId="77777777" w:rsidR="00E70FDE" w:rsidRPr="00C56FEA" w:rsidRDefault="000E103C" w:rsidP="002D3E3D">
      <w:pPr>
        <w:pStyle w:val="af5"/>
        <w:numPr>
          <w:ilvl w:val="1"/>
          <w:numId w:val="12"/>
        </w:numPr>
        <w:spacing w:line="228" w:lineRule="auto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Требования к материалу упаковки</w:t>
      </w:r>
      <w:r w:rsidR="002D3E3D" w:rsidRPr="00C56FEA">
        <w:rPr>
          <w:rFonts w:eastAsia="DFKai-SB"/>
          <w:color w:val="auto"/>
          <w:lang w:eastAsia="zh-TW"/>
        </w:rPr>
        <w:t xml:space="preserve">. </w:t>
      </w:r>
      <w:r w:rsidRPr="00C56FEA">
        <w:rPr>
          <w:rFonts w:eastAsia="DFKai-SB"/>
          <w:color w:val="auto"/>
          <w:lang w:eastAsia="zh-TW"/>
        </w:rPr>
        <w:t>Требования к нанесению упаковочных ярлыков</w:t>
      </w:r>
      <w:r w:rsidR="002D3E3D" w:rsidRPr="00C56FEA">
        <w:rPr>
          <w:rFonts w:eastAsia="DFKai-SB"/>
          <w:color w:val="auto"/>
          <w:lang w:eastAsia="zh-TW"/>
        </w:rPr>
        <w:t>.</w:t>
      </w:r>
    </w:p>
    <w:p w14:paraId="332DC30F" w14:textId="77777777" w:rsidR="00E70FDE" w:rsidRPr="00C56FEA" w:rsidRDefault="000E103C" w:rsidP="002D3E3D">
      <w:pPr>
        <w:pStyle w:val="af5"/>
        <w:numPr>
          <w:ilvl w:val="1"/>
          <w:numId w:val="12"/>
        </w:numPr>
        <w:spacing w:line="216" w:lineRule="auto"/>
        <w:jc w:val="both"/>
        <w:rPr>
          <w:rFonts w:eastAsia="DFKai-SB"/>
          <w:color w:val="auto"/>
          <w:lang w:eastAsia="zh-TW"/>
        </w:rPr>
      </w:pPr>
      <w:r w:rsidRPr="00C56FEA">
        <w:rPr>
          <w:rFonts w:eastAsia="DFKai-SB"/>
          <w:color w:val="auto"/>
          <w:lang w:eastAsia="zh-TW"/>
        </w:rPr>
        <w:t>Требования к транспортированию и хранению</w:t>
      </w:r>
    </w:p>
    <w:p w14:paraId="2C7362F7" w14:textId="54800805" w:rsidR="00F02F9A" w:rsidRPr="00F02F9A" w:rsidRDefault="00F02F9A" w:rsidP="00F02F9A">
      <w:pPr>
        <w:pStyle w:val="af5"/>
        <w:ind w:left="360"/>
        <w:rPr>
          <w:b/>
          <w:color w:val="ED7D31" w:themeColor="accent2"/>
        </w:rPr>
      </w:pPr>
      <w:r w:rsidRPr="00F02F9A">
        <w:rPr>
          <w:b/>
          <w:color w:val="ED7D31" w:themeColor="accent2"/>
        </w:rPr>
        <w:t xml:space="preserve">Заполняет </w:t>
      </w:r>
      <w:r>
        <w:rPr>
          <w:b/>
          <w:color w:val="ED7D31" w:themeColor="accent2"/>
        </w:rPr>
        <w:t>к</w:t>
      </w:r>
      <w:r w:rsidRPr="00F02F9A">
        <w:rPr>
          <w:b/>
          <w:color w:val="ED7D31" w:themeColor="accent2"/>
        </w:rPr>
        <w:t>онструктор (при необходимости привлекает ПМ)</w:t>
      </w:r>
    </w:p>
    <w:p w14:paraId="7DA0F604" w14:textId="7C5CFFF5" w:rsidR="00E70FDE" w:rsidRPr="00C56FEA" w:rsidRDefault="000E103C">
      <w:pPr>
        <w:spacing w:line="216" w:lineRule="auto"/>
        <w:jc w:val="both"/>
        <w:rPr>
          <w:rFonts w:eastAsia="DFKai-SB"/>
          <w:color w:val="ED7D31" w:themeColor="accent2"/>
          <w:lang w:eastAsia="zh-TW"/>
        </w:rPr>
      </w:pPr>
      <w:r w:rsidRPr="00C56FEA">
        <w:rPr>
          <w:rFonts w:eastAsia="DFKai-SB"/>
          <w:color w:val="ED7D31" w:themeColor="accent2"/>
          <w:lang w:eastAsia="zh-TW"/>
        </w:rPr>
        <w:t>Раздел сопровождается изображением упаковки, наличия на ней манипуляционных знаков, ярлыка.</w:t>
      </w:r>
    </w:p>
    <w:p w14:paraId="230AFEAA" w14:textId="2FA8D314" w:rsidR="00E70FDE" w:rsidRPr="00F02F9A" w:rsidRDefault="000E103C">
      <w:pPr>
        <w:spacing w:line="216" w:lineRule="auto"/>
        <w:jc w:val="both"/>
        <w:rPr>
          <w:color w:val="ED7D31" w:themeColor="accent2"/>
        </w:rPr>
      </w:pPr>
      <w:r w:rsidRPr="00F02F9A">
        <w:rPr>
          <w:color w:val="ED7D31" w:themeColor="accent2"/>
        </w:rPr>
        <w:t>ПМ вносит корректировки при необходимости</w:t>
      </w:r>
      <w:r w:rsidR="00347E72" w:rsidRPr="00F02F9A">
        <w:rPr>
          <w:color w:val="ED7D31" w:themeColor="accent2"/>
        </w:rPr>
        <w:t xml:space="preserve"> или</w:t>
      </w:r>
      <w:r w:rsidRPr="00F02F9A">
        <w:rPr>
          <w:color w:val="ED7D31" w:themeColor="accent2"/>
        </w:rPr>
        <w:t xml:space="preserve"> отклонени</w:t>
      </w:r>
      <w:r w:rsidR="00347E72" w:rsidRPr="00F02F9A">
        <w:rPr>
          <w:color w:val="ED7D31" w:themeColor="accent2"/>
        </w:rPr>
        <w:t>ю</w:t>
      </w:r>
      <w:r w:rsidRPr="00F02F9A">
        <w:rPr>
          <w:color w:val="ED7D31" w:themeColor="accent2"/>
        </w:rPr>
        <w:t xml:space="preserve"> от гайда.</w:t>
      </w:r>
    </w:p>
    <w:p w14:paraId="7AB65FF5" w14:textId="55143943" w:rsidR="00940F7B" w:rsidRPr="00F02F9A" w:rsidRDefault="00940F7B">
      <w:pPr>
        <w:spacing w:line="216" w:lineRule="auto"/>
        <w:jc w:val="both"/>
        <w:rPr>
          <w:color w:val="ED7D31" w:themeColor="accent2"/>
        </w:rPr>
      </w:pPr>
      <w:r w:rsidRPr="00F02F9A">
        <w:rPr>
          <w:color w:val="ED7D31" w:themeColor="accent2"/>
        </w:rPr>
        <w:t>Требования прописываются по каждому поставляемому артикулу отдельно!</w:t>
      </w:r>
    </w:p>
    <w:p w14:paraId="77D87DB8" w14:textId="77777777" w:rsidR="00E70FDE" w:rsidRPr="00F02F9A" w:rsidRDefault="000E103C">
      <w:pPr>
        <w:spacing w:line="216" w:lineRule="auto"/>
        <w:jc w:val="both"/>
        <w:rPr>
          <w:color w:val="ED7D31" w:themeColor="accent2"/>
        </w:rPr>
      </w:pPr>
      <w:r w:rsidRPr="00F02F9A">
        <w:rPr>
          <w:color w:val="ED7D31" w:themeColor="accent2"/>
        </w:rPr>
        <w:t>Пример:</w:t>
      </w:r>
    </w:p>
    <w:p w14:paraId="76CE4966" w14:textId="77777777" w:rsidR="00175493" w:rsidRDefault="00175493" w:rsidP="004F09D5">
      <w:pPr>
        <w:pStyle w:val="c7e0e3eeebeee2eeea2"/>
        <w:numPr>
          <w:ilvl w:val="0"/>
          <w:numId w:val="0"/>
        </w:numPr>
        <w:rPr>
          <w:color w:val="ED7D31" w:themeColor="accent2"/>
          <w:sz w:val="24"/>
          <w:szCs w:val="24"/>
        </w:rPr>
      </w:pPr>
    </w:p>
    <w:p w14:paraId="59AE475F" w14:textId="549F1AA7" w:rsidR="00940F7B" w:rsidRPr="00F02F9A" w:rsidRDefault="00940F7B" w:rsidP="004F09D5">
      <w:pPr>
        <w:pStyle w:val="c7e0e3eeebeee2eeea2"/>
        <w:numPr>
          <w:ilvl w:val="0"/>
          <w:numId w:val="0"/>
        </w:numPr>
        <w:rPr>
          <w:color w:val="ED7D31" w:themeColor="accent2"/>
          <w:sz w:val="24"/>
          <w:szCs w:val="24"/>
        </w:rPr>
      </w:pPr>
      <w:r w:rsidRPr="00F02F9A">
        <w:rPr>
          <w:color w:val="ED7D31" w:themeColor="accent2"/>
          <w:sz w:val="24"/>
          <w:szCs w:val="24"/>
        </w:rPr>
        <w:t>Индивидуальная упаковка</w:t>
      </w:r>
    </w:p>
    <w:p w14:paraId="0DF4EDDE" w14:textId="77777777" w:rsidR="00940F7B" w:rsidRPr="00F02F9A" w:rsidRDefault="00940F7B" w:rsidP="004F09D5">
      <w:pPr>
        <w:pStyle w:val="c7e0e3eeebeee2eeea3"/>
        <w:numPr>
          <w:ilvl w:val="0"/>
          <w:numId w:val="0"/>
        </w:numPr>
        <w:rPr>
          <w:rFonts w:cs="Times New Roman"/>
          <w:color w:val="ED7D31" w:themeColor="accent2"/>
          <w:sz w:val="24"/>
        </w:rPr>
      </w:pPr>
      <w:r w:rsidRPr="00F02F9A">
        <w:rPr>
          <w:rFonts w:cs="Times New Roman"/>
          <w:color w:val="ED7D31" w:themeColor="accent2"/>
          <w:sz w:val="24"/>
        </w:rPr>
        <w:t>АВР пакуют в индивидуальный пакет, затем в картонную коробку с вспененным материалом.</w:t>
      </w:r>
    </w:p>
    <w:p w14:paraId="085615C6" w14:textId="77777777" w:rsidR="00940F7B" w:rsidRPr="00F02F9A" w:rsidRDefault="00940F7B" w:rsidP="004F09D5">
      <w:pPr>
        <w:pStyle w:val="c7e0e3eeebeee2eeea3"/>
        <w:numPr>
          <w:ilvl w:val="0"/>
          <w:numId w:val="0"/>
        </w:numPr>
        <w:rPr>
          <w:rFonts w:cs="Times New Roman"/>
          <w:color w:val="ED7D31" w:themeColor="accent2"/>
          <w:sz w:val="24"/>
        </w:rPr>
      </w:pPr>
      <w:r w:rsidRPr="00F02F9A">
        <w:rPr>
          <w:rFonts w:cs="Times New Roman"/>
          <w:color w:val="ED7D31" w:themeColor="accent2"/>
          <w:sz w:val="24"/>
        </w:rPr>
        <w:t>Индивидуальная упаковка АВР имеет размеры:</w:t>
      </w:r>
    </w:p>
    <w:p w14:paraId="698E0247" w14:textId="3B0A1D1F" w:rsidR="00940F7B" w:rsidRPr="00F02F9A" w:rsidRDefault="004F09D5" w:rsidP="004F09D5">
      <w:pPr>
        <w:tabs>
          <w:tab w:val="left" w:pos="1134"/>
        </w:tabs>
        <w:spacing w:line="235" w:lineRule="auto"/>
        <w:jc w:val="both"/>
        <w:rPr>
          <w:color w:val="ED7D31" w:themeColor="accent2"/>
          <w:lang w:val="en-US"/>
        </w:rPr>
      </w:pPr>
      <w:r w:rsidRPr="00F02F9A">
        <w:rPr>
          <w:color w:val="ED7D31" w:themeColor="accent2"/>
          <w:lang w:val="en-US"/>
        </w:rPr>
        <w:t xml:space="preserve">- </w:t>
      </w:r>
      <w:r w:rsidR="00940F7B" w:rsidRPr="00F02F9A">
        <w:rPr>
          <w:color w:val="ED7D31" w:themeColor="accent2"/>
        </w:rPr>
        <w:t>для</w:t>
      </w:r>
      <w:r w:rsidR="00940F7B" w:rsidRPr="00F02F9A">
        <w:rPr>
          <w:color w:val="ED7D31" w:themeColor="accent2"/>
          <w:lang w:val="en-US"/>
        </w:rPr>
        <w:t xml:space="preserve"> OptiVerse SD 125, OptiVerse SD 250 </w:t>
      </w:r>
      <w:r w:rsidR="00175493">
        <w:rPr>
          <w:color w:val="ED7D31" w:themeColor="accent2"/>
          <w:lang w:val="en-US"/>
        </w:rPr>
        <w:t>–</w:t>
      </w:r>
      <w:r w:rsidR="00940F7B" w:rsidRPr="00F02F9A">
        <w:rPr>
          <w:color w:val="ED7D31" w:themeColor="accent2"/>
          <w:lang w:val="en-US"/>
        </w:rPr>
        <w:t xml:space="preserve"> 340</w:t>
      </w:r>
      <w:r w:rsidR="00175493">
        <w:rPr>
          <w:color w:val="ED7D31" w:themeColor="accent2"/>
        </w:rPr>
        <w:t>х</w:t>
      </w:r>
      <w:r w:rsidR="00940F7B" w:rsidRPr="00F02F9A">
        <w:rPr>
          <w:color w:val="ED7D31" w:themeColor="accent2"/>
          <w:lang w:val="en-US"/>
        </w:rPr>
        <w:t>225</w:t>
      </w:r>
      <w:r w:rsidR="00175493">
        <w:rPr>
          <w:color w:val="ED7D31" w:themeColor="accent2"/>
        </w:rPr>
        <w:t>х</w:t>
      </w:r>
      <w:r w:rsidR="00940F7B" w:rsidRPr="00F02F9A">
        <w:rPr>
          <w:color w:val="ED7D31" w:themeColor="accent2"/>
          <w:lang w:val="en-US"/>
        </w:rPr>
        <w:t xml:space="preserve">200 </w:t>
      </w:r>
      <w:r w:rsidR="00940F7B" w:rsidRPr="00F02F9A">
        <w:rPr>
          <w:color w:val="ED7D31" w:themeColor="accent2"/>
        </w:rPr>
        <w:t>мм</w:t>
      </w:r>
      <w:r w:rsidR="00940F7B" w:rsidRPr="00F02F9A">
        <w:rPr>
          <w:color w:val="ED7D31" w:themeColor="accent2"/>
          <w:lang w:val="en-US"/>
        </w:rPr>
        <w:t>;</w:t>
      </w:r>
    </w:p>
    <w:p w14:paraId="07FA4439" w14:textId="006A6DFC" w:rsidR="00940F7B" w:rsidRPr="00F02F9A" w:rsidRDefault="00940F7B" w:rsidP="004F09D5">
      <w:pPr>
        <w:tabs>
          <w:tab w:val="left" w:pos="1134"/>
        </w:tabs>
        <w:spacing w:line="235" w:lineRule="auto"/>
        <w:jc w:val="both"/>
        <w:rPr>
          <w:color w:val="ED7D31" w:themeColor="accent2"/>
          <w:lang w:val="en-US"/>
        </w:rPr>
      </w:pPr>
      <w:r w:rsidRPr="00F02F9A">
        <w:rPr>
          <w:color w:val="ED7D31" w:themeColor="accent2"/>
          <w:lang w:val="en-US"/>
        </w:rPr>
        <w:t>-</w:t>
      </w:r>
      <w:r w:rsidR="004F09D5" w:rsidRPr="00F02F9A">
        <w:rPr>
          <w:color w:val="ED7D31" w:themeColor="accent2"/>
          <w:lang w:val="en-US"/>
        </w:rPr>
        <w:t xml:space="preserve"> </w:t>
      </w:r>
      <w:r w:rsidRPr="00F02F9A">
        <w:rPr>
          <w:color w:val="ED7D31" w:themeColor="accent2"/>
        </w:rPr>
        <w:t>для</w:t>
      </w:r>
      <w:r w:rsidRPr="00F02F9A">
        <w:rPr>
          <w:color w:val="ED7D31" w:themeColor="accent2"/>
          <w:lang w:val="en-US"/>
        </w:rPr>
        <w:t xml:space="preserve"> OptiVerse SD 400, OptiVerse SD 630 </w:t>
      </w:r>
      <w:r w:rsidR="00175493">
        <w:rPr>
          <w:color w:val="ED7D31" w:themeColor="accent2"/>
          <w:lang w:val="en-US"/>
        </w:rPr>
        <w:t>–</w:t>
      </w:r>
      <w:r w:rsidRPr="00F02F9A">
        <w:rPr>
          <w:color w:val="ED7D31" w:themeColor="accent2"/>
          <w:lang w:val="en-US"/>
        </w:rPr>
        <w:t xml:space="preserve"> 610</w:t>
      </w:r>
      <w:r w:rsidR="00175493">
        <w:rPr>
          <w:color w:val="ED7D31" w:themeColor="accent2"/>
        </w:rPr>
        <w:t>х</w:t>
      </w:r>
      <w:r w:rsidRPr="00F02F9A">
        <w:rPr>
          <w:color w:val="ED7D31" w:themeColor="accent2"/>
          <w:lang w:val="en-US"/>
        </w:rPr>
        <w:t>450</w:t>
      </w:r>
      <w:r w:rsidR="00175493">
        <w:rPr>
          <w:color w:val="ED7D31" w:themeColor="accent2"/>
        </w:rPr>
        <w:t>х</w:t>
      </w:r>
      <w:r w:rsidRPr="00F02F9A">
        <w:rPr>
          <w:color w:val="ED7D31" w:themeColor="accent2"/>
          <w:lang w:val="en-US"/>
        </w:rPr>
        <w:t xml:space="preserve">345 </w:t>
      </w:r>
      <w:r w:rsidRPr="00F02F9A">
        <w:rPr>
          <w:color w:val="ED7D31" w:themeColor="accent2"/>
        </w:rPr>
        <w:t>мм</w:t>
      </w:r>
      <w:r w:rsidRPr="00F02F9A">
        <w:rPr>
          <w:color w:val="ED7D31" w:themeColor="accent2"/>
          <w:lang w:val="en-US"/>
        </w:rPr>
        <w:t>.</w:t>
      </w:r>
    </w:p>
    <w:p w14:paraId="2717FDCC" w14:textId="77777777" w:rsidR="00940F7B" w:rsidRPr="00F02F9A" w:rsidRDefault="00940F7B" w:rsidP="00940F7B">
      <w:pPr>
        <w:pStyle w:val="af5"/>
        <w:spacing w:line="235" w:lineRule="auto"/>
        <w:ind w:left="0" w:firstLine="709"/>
        <w:jc w:val="both"/>
        <w:rPr>
          <w:color w:val="ED7D31" w:themeColor="accent2"/>
        </w:rPr>
      </w:pPr>
      <w:r w:rsidRPr="00F02F9A">
        <w:rPr>
          <w:color w:val="ED7D31" w:themeColor="accent2"/>
        </w:rPr>
        <w:t xml:space="preserve">В центре на боковой фронтальной стороне индивидуальной упаковки АВР, должен быть приклеен ярлык. Образец оформления ярлыка и ориентировочное место </w:t>
      </w:r>
      <w:r w:rsidRPr="00F02F9A">
        <w:rPr>
          <w:color w:val="ED7D31" w:themeColor="accent2"/>
        </w:rPr>
        <w:lastRenderedPageBreak/>
        <w:t>расположения его на упаковке,</w:t>
      </w:r>
      <w:r w:rsidRPr="00F02F9A">
        <w:rPr>
          <w:color w:val="ED7D31" w:themeColor="accent2"/>
          <w:spacing w:val="-4"/>
        </w:rPr>
        <w:t xml:space="preserve"> </w:t>
      </w:r>
      <w:r w:rsidRPr="00F02F9A">
        <w:rPr>
          <w:color w:val="ED7D31" w:themeColor="accent2"/>
        </w:rPr>
        <w:t>указаны на рисунке 1</w:t>
      </w:r>
      <w:r w:rsidRPr="00F02F9A">
        <w:rPr>
          <w:color w:val="ED7D31" w:themeColor="accent2"/>
          <w:spacing w:val="-4"/>
        </w:rPr>
        <w:t xml:space="preserve">. Точные параметры ярлыка указаны на чертеже детали самого ярлыка. </w:t>
      </w:r>
    </w:p>
    <w:p w14:paraId="5E7052B3" w14:textId="77777777" w:rsidR="00940F7B" w:rsidRPr="00F02F9A" w:rsidRDefault="00940F7B" w:rsidP="00CE4145">
      <w:pPr>
        <w:spacing w:line="216" w:lineRule="auto"/>
        <w:ind w:firstLine="708"/>
        <w:jc w:val="both"/>
        <w:rPr>
          <w:color w:val="ED7D31" w:themeColor="accent2"/>
        </w:rPr>
      </w:pPr>
      <w:r w:rsidRPr="00F02F9A">
        <w:rPr>
          <w:color w:val="ED7D31" w:themeColor="accent2"/>
          <w:spacing w:val="-4"/>
        </w:rPr>
        <w:t xml:space="preserve">Цвета надписей на ярлыке упаковки </w:t>
      </w:r>
      <w:r w:rsidRPr="00F02F9A">
        <w:rPr>
          <w:color w:val="ED7D31" w:themeColor="accent2"/>
          <w:spacing w:val="-4"/>
          <w:lang w:val="en-US"/>
        </w:rPr>
        <w:t>PANTONE</w:t>
      </w:r>
      <w:r w:rsidRPr="00F02F9A">
        <w:rPr>
          <w:color w:val="ED7D31" w:themeColor="accent2"/>
          <w:spacing w:val="-4"/>
        </w:rPr>
        <w:t xml:space="preserve"> 032/</w:t>
      </w:r>
      <w:r w:rsidRPr="00F02F9A">
        <w:rPr>
          <w:color w:val="ED7D31" w:themeColor="accent2"/>
          <w:spacing w:val="-4"/>
          <w:lang w:val="en-US"/>
        </w:rPr>
        <w:t> RAL</w:t>
      </w:r>
      <w:r w:rsidRPr="00F02F9A">
        <w:rPr>
          <w:color w:val="ED7D31" w:themeColor="accent2"/>
          <w:spacing w:val="-4"/>
        </w:rPr>
        <w:t>2002/</w:t>
      </w:r>
      <w:r w:rsidRPr="00F02F9A">
        <w:rPr>
          <w:color w:val="ED7D31" w:themeColor="accent2"/>
          <w:spacing w:val="-4"/>
          <w:lang w:val="en-US"/>
        </w:rPr>
        <w:t>CMYK </w:t>
      </w:r>
      <w:r w:rsidRPr="00F02F9A">
        <w:rPr>
          <w:color w:val="ED7D31" w:themeColor="accent2"/>
          <w:spacing w:val="-4"/>
        </w:rPr>
        <w:t>0/90/95/0</w:t>
      </w:r>
      <w:r w:rsidRPr="00F02F9A">
        <w:rPr>
          <w:color w:val="ED7D31" w:themeColor="accent2"/>
          <w:spacing w:val="-4"/>
          <w:lang w:val="en-US"/>
        </w:rPr>
        <w:t> </w:t>
      </w:r>
      <w:r w:rsidRPr="00F02F9A">
        <w:rPr>
          <w:color w:val="ED7D31" w:themeColor="accent2"/>
          <w:spacing w:val="-4"/>
        </w:rPr>
        <w:t xml:space="preserve">и </w:t>
      </w:r>
      <w:r w:rsidRPr="00F02F9A">
        <w:rPr>
          <w:color w:val="ED7D31" w:themeColor="accent2"/>
          <w:spacing w:val="-4"/>
        </w:rPr>
        <w:br/>
      </w:r>
      <w:r w:rsidRPr="00F02F9A">
        <w:rPr>
          <w:color w:val="ED7D31" w:themeColor="accent2"/>
          <w:spacing w:val="-4"/>
          <w:lang w:val="en-US"/>
        </w:rPr>
        <w:t>PANTONE</w:t>
      </w:r>
      <w:r w:rsidRPr="00F02F9A">
        <w:rPr>
          <w:color w:val="ED7D31" w:themeColor="accent2"/>
          <w:spacing w:val="-4"/>
        </w:rPr>
        <w:t xml:space="preserve"> 2335/ </w:t>
      </w:r>
      <w:r w:rsidRPr="00F02F9A">
        <w:rPr>
          <w:color w:val="ED7D31" w:themeColor="accent2"/>
          <w:spacing w:val="-4"/>
          <w:lang w:val="en-US"/>
        </w:rPr>
        <w:t>RAL</w:t>
      </w:r>
      <w:r w:rsidRPr="00F02F9A">
        <w:rPr>
          <w:color w:val="ED7D31" w:themeColor="accent2"/>
          <w:spacing w:val="-4"/>
        </w:rPr>
        <w:t>7022/</w:t>
      </w:r>
      <w:r w:rsidRPr="00F02F9A">
        <w:rPr>
          <w:color w:val="ED7D31" w:themeColor="accent2"/>
          <w:spacing w:val="-4"/>
          <w:lang w:val="en-US"/>
        </w:rPr>
        <w:t>CMYK</w:t>
      </w:r>
      <w:r w:rsidRPr="00F02F9A">
        <w:rPr>
          <w:color w:val="ED7D31" w:themeColor="accent2"/>
          <w:spacing w:val="-4"/>
        </w:rPr>
        <w:t xml:space="preserve"> 0/0/0/80</w:t>
      </w:r>
      <w:r w:rsidRPr="00F02F9A">
        <w:rPr>
          <w:color w:val="ED7D31" w:themeColor="accent2"/>
        </w:rPr>
        <w:t>.</w:t>
      </w:r>
    </w:p>
    <w:p w14:paraId="162183D5" w14:textId="77777777" w:rsidR="00940F7B" w:rsidRPr="00C56FEA" w:rsidRDefault="00940F7B" w:rsidP="00940F7B">
      <w:pPr>
        <w:spacing w:line="216" w:lineRule="auto"/>
        <w:jc w:val="center"/>
        <w:rPr>
          <w:color w:val="0070C0"/>
        </w:rPr>
      </w:pPr>
      <w:r w:rsidRPr="00C56FEA">
        <w:rPr>
          <w:noProof/>
          <w:color w:val="0070C0"/>
          <w:lang w:eastAsia="ru-RU"/>
        </w:rPr>
        <w:drawing>
          <wp:inline distT="0" distB="0" distL="0" distR="0" wp14:anchorId="76145643" wp14:editId="053E3105">
            <wp:extent cx="2488128" cy="2131731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789" cy="213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3DF3" w14:textId="77777777" w:rsidR="00940F7B" w:rsidRPr="00F02F9A" w:rsidRDefault="00940F7B" w:rsidP="00940F7B">
      <w:pPr>
        <w:ind w:firstLine="708"/>
        <w:rPr>
          <w:color w:val="ED7D31" w:themeColor="accent2"/>
          <w:spacing w:val="-4"/>
        </w:rPr>
      </w:pPr>
      <w:r w:rsidRPr="00F02F9A">
        <w:rPr>
          <w:color w:val="ED7D31" w:themeColor="accent2"/>
        </w:rPr>
        <w:t xml:space="preserve">Рисунок 1 – Место </w:t>
      </w:r>
      <w:r w:rsidRPr="00F02F9A">
        <w:rPr>
          <w:color w:val="ED7D31" w:themeColor="accent2"/>
          <w:spacing w:val="-4"/>
        </w:rPr>
        <w:t>расположения манипуляционных знаков и ярлыка</w:t>
      </w:r>
    </w:p>
    <w:p w14:paraId="72ABEADB" w14:textId="77777777" w:rsidR="00406CAC" w:rsidRPr="00C56FEA" w:rsidRDefault="00406CAC">
      <w:pPr>
        <w:ind w:firstLine="708"/>
      </w:pPr>
    </w:p>
    <w:p w14:paraId="485DCD77" w14:textId="77777777" w:rsidR="00E70FDE" w:rsidRPr="00C56FEA" w:rsidRDefault="000E103C" w:rsidP="002D3E3D">
      <w:pPr>
        <w:pStyle w:val="af5"/>
        <w:spacing w:line="228" w:lineRule="auto"/>
        <w:ind w:left="709" w:hanging="1"/>
        <w:rPr>
          <w:rFonts w:eastAsia="DFKai-SB"/>
          <w:b/>
          <w:color w:val="auto"/>
          <w:lang w:eastAsia="zh-TW"/>
        </w:rPr>
      </w:pPr>
      <w:r w:rsidRPr="00C56FEA">
        <w:rPr>
          <w:rFonts w:eastAsia="DFKai-SB"/>
          <w:b/>
          <w:color w:val="auto"/>
          <w:lang w:eastAsia="zh-TW"/>
        </w:rPr>
        <w:t xml:space="preserve">5    </w:t>
      </w:r>
      <w:r w:rsidRPr="00C56FEA">
        <w:rPr>
          <w:rFonts w:eastAsia="DFKai-SB"/>
          <w:color w:val="auto"/>
          <w:lang w:eastAsia="zh-TW"/>
        </w:rPr>
        <w:t>Требования к комплектности</w:t>
      </w:r>
    </w:p>
    <w:p w14:paraId="51A03C73" w14:textId="77777777" w:rsidR="00E70FDE" w:rsidRPr="00C56FEA" w:rsidRDefault="000E103C">
      <w:pPr>
        <w:ind w:firstLine="708"/>
        <w:rPr>
          <w:color w:val="0070C0"/>
        </w:rPr>
      </w:pPr>
      <w:r w:rsidRPr="00C56FEA">
        <w:rPr>
          <w:b/>
          <w:color w:val="0070C0"/>
        </w:rPr>
        <w:t>Заполняет ПМ</w:t>
      </w:r>
    </w:p>
    <w:p w14:paraId="0B3BE90A" w14:textId="77777777" w:rsidR="00E70FDE" w:rsidRPr="00C56FEA" w:rsidRDefault="000E103C">
      <w:pPr>
        <w:ind w:firstLine="708"/>
        <w:rPr>
          <w:color w:val="0070C0"/>
        </w:rPr>
      </w:pPr>
      <w:r w:rsidRPr="00C56FEA">
        <w:rPr>
          <w:color w:val="0070C0"/>
        </w:rPr>
        <w:t>Прописыватся комплект поставки аппарата.</w:t>
      </w:r>
    </w:p>
    <w:p w14:paraId="1467CF45" w14:textId="77777777" w:rsidR="00E70FDE" w:rsidRPr="00C56FEA" w:rsidRDefault="000E103C" w:rsidP="002D3E3D">
      <w:pPr>
        <w:ind w:firstLine="708"/>
        <w:rPr>
          <w:color w:val="0070C0"/>
        </w:rPr>
      </w:pPr>
      <w:r w:rsidRPr="00C56FEA">
        <w:rPr>
          <w:color w:val="0070C0"/>
        </w:rPr>
        <w:t>Пример:</w:t>
      </w:r>
    </w:p>
    <w:p w14:paraId="6D874B1A" w14:textId="77777777" w:rsidR="00E70FDE" w:rsidRPr="00C56FEA" w:rsidRDefault="000E103C" w:rsidP="002D3E3D">
      <w:pPr>
        <w:ind w:firstLine="708"/>
        <w:rPr>
          <w:color w:val="0070C0"/>
        </w:rPr>
      </w:pPr>
      <w:r w:rsidRPr="00C56FEA">
        <w:rPr>
          <w:color w:val="0070C0"/>
        </w:rPr>
        <w:t>- Выключатель нагрузки – 1 шт.</w:t>
      </w:r>
    </w:p>
    <w:p w14:paraId="7A5917C2" w14:textId="77777777" w:rsidR="00E70FDE" w:rsidRPr="00C56FEA" w:rsidRDefault="000E103C" w:rsidP="002D3E3D">
      <w:pPr>
        <w:ind w:firstLine="708"/>
        <w:rPr>
          <w:color w:val="0070C0"/>
        </w:rPr>
      </w:pPr>
      <w:r w:rsidRPr="00C56FEA">
        <w:rPr>
          <w:color w:val="0070C0"/>
        </w:rPr>
        <w:t>- Паспорт – 1 шт.</w:t>
      </w:r>
    </w:p>
    <w:p w14:paraId="346E9BF6" w14:textId="77777777" w:rsidR="00E70FDE" w:rsidRPr="00C56FEA" w:rsidRDefault="00E70FDE"/>
    <w:p w14:paraId="126209BB" w14:textId="4E67A886" w:rsidR="00E70FDE" w:rsidRPr="00C56FEA" w:rsidRDefault="000E103C" w:rsidP="002D3E3D">
      <w:pPr>
        <w:spacing w:line="228" w:lineRule="auto"/>
        <w:ind w:firstLine="708"/>
        <w:rPr>
          <w:rFonts w:eastAsiaTheme="minorHAnsi"/>
          <w:color w:val="auto"/>
          <w:lang w:eastAsia="en-US"/>
        </w:rPr>
      </w:pPr>
      <w:r w:rsidRPr="00C56FEA">
        <w:rPr>
          <w:rFonts w:eastAsia="DFKai-SB"/>
          <w:b/>
          <w:color w:val="auto"/>
          <w:lang w:eastAsia="zh-TW"/>
        </w:rPr>
        <w:t xml:space="preserve">6 </w:t>
      </w:r>
      <w:r w:rsidRPr="00C56FEA">
        <w:rPr>
          <w:rFonts w:eastAsia="DFKai-SB"/>
          <w:color w:val="auto"/>
          <w:lang w:eastAsia="zh-TW"/>
        </w:rPr>
        <w:t>Методы проверки и испытаний (ПСИ – самоконтроль Поставщика)</w:t>
      </w:r>
      <w:r w:rsidR="00CE4145">
        <w:rPr>
          <w:rFonts w:eastAsia="DFKai-SB"/>
          <w:color w:val="auto"/>
          <w:lang w:eastAsia="zh-TW"/>
        </w:rPr>
        <w:t xml:space="preserve"> и свидетельства о приёмке</w:t>
      </w:r>
    </w:p>
    <w:p w14:paraId="0CD8FE5A" w14:textId="366E2C0C" w:rsidR="002D3E3D" w:rsidRDefault="000E103C" w:rsidP="00CE4145">
      <w:pPr>
        <w:ind w:firstLine="708"/>
        <w:rPr>
          <w:b/>
          <w:color w:val="ED7D31" w:themeColor="accent2"/>
        </w:rPr>
      </w:pPr>
      <w:r w:rsidRPr="00C56FEA">
        <w:rPr>
          <w:b/>
          <w:color w:val="ED7D31" w:themeColor="accent2"/>
        </w:rPr>
        <w:t>Заполняет Конструктор, если поставщик проводит ПСИ</w:t>
      </w:r>
      <w:r w:rsidR="00CE4145">
        <w:rPr>
          <w:b/>
          <w:color w:val="ED7D31" w:themeColor="accent2"/>
        </w:rPr>
        <w:t xml:space="preserve"> по нашим требованиям</w:t>
      </w:r>
      <w:r w:rsidRPr="00C56FEA">
        <w:rPr>
          <w:b/>
          <w:color w:val="ED7D31" w:themeColor="accent2"/>
        </w:rPr>
        <w:t>.</w:t>
      </w:r>
      <w:r w:rsidR="00CE4145">
        <w:rPr>
          <w:b/>
          <w:color w:val="ED7D31" w:themeColor="accent2"/>
        </w:rPr>
        <w:t xml:space="preserve"> </w:t>
      </w:r>
    </w:p>
    <w:p w14:paraId="237713FF" w14:textId="77777777" w:rsidR="00CE4145" w:rsidRDefault="00CE4145" w:rsidP="00CE4145">
      <w:pPr>
        <w:tabs>
          <w:tab w:val="left" w:pos="2340"/>
        </w:tabs>
        <w:rPr>
          <w:b/>
          <w:color w:val="ED7D31" w:themeColor="accent2"/>
        </w:rPr>
      </w:pPr>
    </w:p>
    <w:p w14:paraId="38C7B366" w14:textId="3594AB29" w:rsidR="00CE4145" w:rsidRPr="00C56FEA" w:rsidRDefault="00CE4145" w:rsidP="00CE4145">
      <w:pPr>
        <w:tabs>
          <w:tab w:val="left" w:pos="2340"/>
        </w:tabs>
        <w:rPr>
          <w:color w:val="ED7D31" w:themeColor="accent2"/>
        </w:rPr>
      </w:pPr>
      <w:r w:rsidRPr="00C56FEA">
        <w:rPr>
          <w:color w:val="ED7D31" w:themeColor="accent2"/>
        </w:rPr>
        <w:t>Пример</w:t>
      </w:r>
    </w:p>
    <w:tbl>
      <w:tblPr>
        <w:tblStyle w:val="afa"/>
        <w:tblW w:w="0" w:type="auto"/>
        <w:tblInd w:w="-289" w:type="dxa"/>
        <w:tblLook w:val="04A0" w:firstRow="1" w:lastRow="0" w:firstColumn="1" w:lastColumn="0" w:noHBand="0" w:noVBand="1"/>
      </w:tblPr>
      <w:tblGrid>
        <w:gridCol w:w="1995"/>
        <w:gridCol w:w="1089"/>
        <w:gridCol w:w="1537"/>
        <w:gridCol w:w="1246"/>
        <w:gridCol w:w="696"/>
        <w:gridCol w:w="696"/>
        <w:gridCol w:w="562"/>
        <w:gridCol w:w="550"/>
        <w:gridCol w:w="550"/>
        <w:gridCol w:w="713"/>
      </w:tblGrid>
      <w:tr w:rsidR="00CE4145" w:rsidRPr="00C56FEA" w14:paraId="44EE95F7" w14:textId="77777777" w:rsidTr="00B14FBC">
        <w:trPr>
          <w:trHeight w:val="167"/>
        </w:trPr>
        <w:tc>
          <w:tcPr>
            <w:tcW w:w="2269" w:type="dxa"/>
            <w:vMerge w:val="restart"/>
            <w:vAlign w:val="center"/>
          </w:tcPr>
          <w:p w14:paraId="603A2D0A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Тип выключателя/</w:t>
            </w:r>
          </w:p>
          <w:p w14:paraId="32DEC26F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дополнительной части</w:t>
            </w:r>
          </w:p>
        </w:tc>
        <w:tc>
          <w:tcPr>
            <w:tcW w:w="1548" w:type="dxa"/>
            <w:vMerge w:val="restart"/>
            <w:vAlign w:val="center"/>
          </w:tcPr>
          <w:p w14:paraId="26D5E216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Номер партии</w:t>
            </w:r>
          </w:p>
        </w:tc>
        <w:tc>
          <w:tcPr>
            <w:tcW w:w="1712" w:type="dxa"/>
            <w:vMerge w:val="restart"/>
            <w:vAlign w:val="center"/>
          </w:tcPr>
          <w:p w14:paraId="764F1D96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Количество, шт.</w:t>
            </w:r>
          </w:p>
        </w:tc>
        <w:tc>
          <w:tcPr>
            <w:tcW w:w="1429" w:type="dxa"/>
            <w:vMerge w:val="restart"/>
            <w:vAlign w:val="center"/>
          </w:tcPr>
          <w:p w14:paraId="542EFB27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Выборка, шт.</w:t>
            </w:r>
          </w:p>
        </w:tc>
        <w:tc>
          <w:tcPr>
            <w:tcW w:w="3527" w:type="dxa"/>
            <w:gridSpan w:val="6"/>
            <w:vAlign w:val="center"/>
          </w:tcPr>
          <w:p w14:paraId="2965E428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Результат проверки по пунктам</w:t>
            </w:r>
          </w:p>
        </w:tc>
      </w:tr>
      <w:tr w:rsidR="00CE4145" w:rsidRPr="00C56FEA" w14:paraId="7F442037" w14:textId="77777777" w:rsidTr="00B14FBC">
        <w:trPr>
          <w:trHeight w:val="60"/>
        </w:trPr>
        <w:tc>
          <w:tcPr>
            <w:tcW w:w="2269" w:type="dxa"/>
            <w:vMerge/>
            <w:vAlign w:val="center"/>
          </w:tcPr>
          <w:p w14:paraId="0FFC10DB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548" w:type="dxa"/>
            <w:vMerge/>
            <w:vAlign w:val="center"/>
          </w:tcPr>
          <w:p w14:paraId="541F5928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712" w:type="dxa"/>
            <w:vMerge/>
            <w:vAlign w:val="center"/>
          </w:tcPr>
          <w:p w14:paraId="51AC24D4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429" w:type="dxa"/>
            <w:vMerge/>
            <w:vAlign w:val="center"/>
          </w:tcPr>
          <w:p w14:paraId="540DB5ED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616" w:type="dxa"/>
            <w:vAlign w:val="center"/>
          </w:tcPr>
          <w:p w14:paraId="2D0927EE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6.4.1</w:t>
            </w:r>
          </w:p>
        </w:tc>
        <w:tc>
          <w:tcPr>
            <w:tcW w:w="616" w:type="dxa"/>
            <w:vAlign w:val="center"/>
          </w:tcPr>
          <w:p w14:paraId="534D9F57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6.4.2</w:t>
            </w:r>
          </w:p>
        </w:tc>
        <w:tc>
          <w:tcPr>
            <w:tcW w:w="599" w:type="dxa"/>
            <w:vAlign w:val="center"/>
          </w:tcPr>
          <w:p w14:paraId="63E6AA30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6.5</w:t>
            </w:r>
          </w:p>
        </w:tc>
        <w:tc>
          <w:tcPr>
            <w:tcW w:w="513" w:type="dxa"/>
            <w:vAlign w:val="center"/>
          </w:tcPr>
          <w:p w14:paraId="231BEE9F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6.6</w:t>
            </w:r>
          </w:p>
        </w:tc>
        <w:tc>
          <w:tcPr>
            <w:tcW w:w="494" w:type="dxa"/>
            <w:vAlign w:val="center"/>
          </w:tcPr>
          <w:p w14:paraId="019E14EB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6.7</w:t>
            </w:r>
          </w:p>
        </w:tc>
        <w:tc>
          <w:tcPr>
            <w:tcW w:w="689" w:type="dxa"/>
            <w:vAlign w:val="center"/>
          </w:tcPr>
          <w:p w14:paraId="289535F7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Итог</w:t>
            </w:r>
          </w:p>
        </w:tc>
      </w:tr>
      <w:tr w:rsidR="00CE4145" w:rsidRPr="00C56FEA" w14:paraId="083D4AF6" w14:textId="77777777" w:rsidTr="00B14FBC">
        <w:trPr>
          <w:trHeight w:val="60"/>
        </w:trPr>
        <w:tc>
          <w:tcPr>
            <w:tcW w:w="2269" w:type="dxa"/>
            <w:vAlign w:val="center"/>
          </w:tcPr>
          <w:p w14:paraId="7394E15D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  <w:lang w:val="en-US"/>
              </w:rPr>
              <w:t>OptiStart</w:t>
            </w:r>
            <w:r w:rsidRPr="00C56FEA">
              <w:rPr>
                <w:color w:val="ED7D31" w:themeColor="accent2"/>
              </w:rPr>
              <w:t xml:space="preserve"> </w:t>
            </w:r>
            <w:r w:rsidRPr="00C56FEA">
              <w:rPr>
                <w:color w:val="ED7D31" w:themeColor="accent2"/>
                <w:lang w:val="en-US"/>
              </w:rPr>
              <w:t>ME</w:t>
            </w:r>
            <w:r w:rsidRPr="00C56FEA">
              <w:rPr>
                <w:color w:val="ED7D31" w:themeColor="accent2"/>
              </w:rPr>
              <w:t xml:space="preserve"> </w:t>
            </w:r>
            <w:r w:rsidRPr="00C56FEA">
              <w:rPr>
                <w:color w:val="ED7D31" w:themeColor="accent2"/>
                <w:lang w:val="en-US"/>
              </w:rPr>
              <w:t>GV</w:t>
            </w:r>
            <w:r w:rsidRPr="00C56FEA">
              <w:rPr>
                <w:color w:val="ED7D31" w:themeColor="accent2"/>
              </w:rPr>
              <w:t>2</w:t>
            </w:r>
            <w:r w:rsidRPr="00C56FEA">
              <w:rPr>
                <w:color w:val="ED7D31" w:themeColor="accent2"/>
                <w:lang w:val="en-US"/>
              </w:rPr>
              <w:t>ME</w:t>
            </w:r>
            <w:r w:rsidRPr="00C56FEA">
              <w:rPr>
                <w:color w:val="ED7D31" w:themeColor="accent2"/>
              </w:rPr>
              <w:t>04</w:t>
            </w:r>
          </w:p>
        </w:tc>
        <w:tc>
          <w:tcPr>
            <w:tcW w:w="1548" w:type="dxa"/>
            <w:vAlign w:val="center"/>
          </w:tcPr>
          <w:p w14:paraId="3196AD4A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712" w:type="dxa"/>
            <w:vAlign w:val="center"/>
          </w:tcPr>
          <w:p w14:paraId="7C82B723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1000</w:t>
            </w:r>
          </w:p>
        </w:tc>
        <w:tc>
          <w:tcPr>
            <w:tcW w:w="1429" w:type="dxa"/>
            <w:vAlign w:val="center"/>
          </w:tcPr>
          <w:p w14:paraId="3DB8AFF4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80</w:t>
            </w:r>
          </w:p>
        </w:tc>
        <w:tc>
          <w:tcPr>
            <w:tcW w:w="616" w:type="dxa"/>
            <w:vAlign w:val="center"/>
          </w:tcPr>
          <w:p w14:paraId="7142EF64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ОК</w:t>
            </w:r>
          </w:p>
        </w:tc>
        <w:tc>
          <w:tcPr>
            <w:tcW w:w="616" w:type="dxa"/>
            <w:vAlign w:val="center"/>
          </w:tcPr>
          <w:p w14:paraId="2FE6C1AC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ОК</w:t>
            </w:r>
          </w:p>
        </w:tc>
        <w:tc>
          <w:tcPr>
            <w:tcW w:w="599" w:type="dxa"/>
            <w:vAlign w:val="center"/>
          </w:tcPr>
          <w:p w14:paraId="42A09E27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ОК</w:t>
            </w:r>
          </w:p>
        </w:tc>
        <w:tc>
          <w:tcPr>
            <w:tcW w:w="513" w:type="dxa"/>
            <w:vAlign w:val="center"/>
          </w:tcPr>
          <w:p w14:paraId="26E020A0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ОК</w:t>
            </w:r>
          </w:p>
        </w:tc>
        <w:tc>
          <w:tcPr>
            <w:tcW w:w="494" w:type="dxa"/>
            <w:vAlign w:val="center"/>
          </w:tcPr>
          <w:p w14:paraId="7F506786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ОК</w:t>
            </w:r>
          </w:p>
        </w:tc>
        <w:tc>
          <w:tcPr>
            <w:tcW w:w="689" w:type="dxa"/>
            <w:vAlign w:val="center"/>
          </w:tcPr>
          <w:p w14:paraId="4AA071DF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  <w:r w:rsidRPr="00C56FEA">
              <w:rPr>
                <w:color w:val="ED7D31" w:themeColor="accent2"/>
              </w:rPr>
              <w:t>ОК</w:t>
            </w:r>
          </w:p>
        </w:tc>
      </w:tr>
      <w:tr w:rsidR="00CE4145" w:rsidRPr="00C56FEA" w14:paraId="54E4B3E9" w14:textId="77777777" w:rsidTr="00B14FBC">
        <w:trPr>
          <w:trHeight w:val="60"/>
        </w:trPr>
        <w:tc>
          <w:tcPr>
            <w:tcW w:w="2269" w:type="dxa"/>
            <w:vAlign w:val="center"/>
          </w:tcPr>
          <w:p w14:paraId="327175C4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548" w:type="dxa"/>
            <w:vAlign w:val="center"/>
          </w:tcPr>
          <w:p w14:paraId="45BFB519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712" w:type="dxa"/>
            <w:vAlign w:val="center"/>
          </w:tcPr>
          <w:p w14:paraId="66935234" w14:textId="77777777" w:rsidR="00CE4145" w:rsidRPr="00C56FEA" w:rsidRDefault="00CE4145" w:rsidP="00B14FBC">
            <w:pPr>
              <w:jc w:val="center"/>
              <w:rPr>
                <w:color w:val="ED7D31" w:themeColor="accent2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3CC571BA" w14:textId="77777777" w:rsidR="00CE4145" w:rsidRPr="00C56FEA" w:rsidRDefault="00CE4145" w:rsidP="00B14FBC">
            <w:pPr>
              <w:jc w:val="center"/>
              <w:rPr>
                <w:color w:val="ED7D31" w:themeColor="accent2"/>
                <w:lang w:val="en-US"/>
              </w:rPr>
            </w:pPr>
          </w:p>
        </w:tc>
        <w:tc>
          <w:tcPr>
            <w:tcW w:w="616" w:type="dxa"/>
            <w:vAlign w:val="center"/>
          </w:tcPr>
          <w:p w14:paraId="7DA8C86E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616" w:type="dxa"/>
            <w:vAlign w:val="center"/>
          </w:tcPr>
          <w:p w14:paraId="4F1E1853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599" w:type="dxa"/>
            <w:vAlign w:val="center"/>
          </w:tcPr>
          <w:p w14:paraId="50980570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513" w:type="dxa"/>
            <w:vAlign w:val="center"/>
          </w:tcPr>
          <w:p w14:paraId="731578FE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494" w:type="dxa"/>
            <w:vAlign w:val="center"/>
          </w:tcPr>
          <w:p w14:paraId="19CFAA47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689" w:type="dxa"/>
            <w:vAlign w:val="center"/>
          </w:tcPr>
          <w:p w14:paraId="4EC41EF6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</w:tr>
      <w:tr w:rsidR="00CE4145" w:rsidRPr="00C56FEA" w14:paraId="11DC6D0E" w14:textId="77777777" w:rsidTr="00B14FBC">
        <w:trPr>
          <w:trHeight w:val="60"/>
        </w:trPr>
        <w:tc>
          <w:tcPr>
            <w:tcW w:w="2269" w:type="dxa"/>
            <w:vAlign w:val="center"/>
          </w:tcPr>
          <w:p w14:paraId="64D6C4BD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548" w:type="dxa"/>
            <w:vAlign w:val="center"/>
          </w:tcPr>
          <w:p w14:paraId="1E46715C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712" w:type="dxa"/>
            <w:vAlign w:val="center"/>
          </w:tcPr>
          <w:p w14:paraId="0F77A314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1429" w:type="dxa"/>
            <w:vAlign w:val="center"/>
          </w:tcPr>
          <w:p w14:paraId="7BB7E2C5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616" w:type="dxa"/>
            <w:vAlign w:val="center"/>
          </w:tcPr>
          <w:p w14:paraId="58839BB9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616" w:type="dxa"/>
            <w:vAlign w:val="center"/>
          </w:tcPr>
          <w:p w14:paraId="4BF9E14C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599" w:type="dxa"/>
            <w:vAlign w:val="center"/>
          </w:tcPr>
          <w:p w14:paraId="4C44F953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513" w:type="dxa"/>
            <w:vAlign w:val="center"/>
          </w:tcPr>
          <w:p w14:paraId="0D1DC164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494" w:type="dxa"/>
            <w:vAlign w:val="center"/>
          </w:tcPr>
          <w:p w14:paraId="4990E3CE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689" w:type="dxa"/>
            <w:vAlign w:val="center"/>
          </w:tcPr>
          <w:p w14:paraId="568044CE" w14:textId="77777777" w:rsidR="00CE4145" w:rsidRPr="00C56FEA" w:rsidRDefault="00CE4145" w:rsidP="00B14FBC">
            <w:pPr>
              <w:jc w:val="center"/>
              <w:rPr>
                <w:color w:val="ED7D31" w:themeColor="accent2"/>
              </w:rPr>
            </w:pPr>
          </w:p>
        </w:tc>
      </w:tr>
    </w:tbl>
    <w:p w14:paraId="6AFC567E" w14:textId="6D8F01DA" w:rsidR="00CE4145" w:rsidRDefault="00CE4145" w:rsidP="00CE4145">
      <w:pPr>
        <w:ind w:firstLine="708"/>
        <w:rPr>
          <w:b/>
          <w:color w:val="ED7D31" w:themeColor="accent2"/>
        </w:rPr>
      </w:pPr>
    </w:p>
    <w:p w14:paraId="2246FF8F" w14:textId="1052311E" w:rsidR="00CE4145" w:rsidRPr="00CE4145" w:rsidRDefault="00CE4145" w:rsidP="00CE4145">
      <w:pPr>
        <w:ind w:firstLine="708"/>
        <w:rPr>
          <w:b/>
          <w:color w:val="0070C0"/>
        </w:rPr>
      </w:pPr>
      <w:r w:rsidRPr="00CE4145">
        <w:rPr>
          <w:b/>
          <w:color w:val="0070C0"/>
        </w:rPr>
        <w:t xml:space="preserve">Далее приводятся в виде приложений дополнительная </w:t>
      </w:r>
      <w:r w:rsidR="00F02F9A">
        <w:rPr>
          <w:b/>
          <w:color w:val="0070C0"/>
        </w:rPr>
        <w:t>техническая информация, при необходимости.</w:t>
      </w:r>
    </w:p>
    <w:p w14:paraId="1E7583BC" w14:textId="77777777" w:rsidR="00CE4145" w:rsidRPr="00C56FEA" w:rsidRDefault="00CE4145" w:rsidP="00CE4145">
      <w:pPr>
        <w:ind w:firstLine="708"/>
      </w:pPr>
    </w:p>
    <w:p w14:paraId="7BA27C29" w14:textId="77777777" w:rsidR="00E70FDE" w:rsidRPr="00C56FEA" w:rsidRDefault="000E103C">
      <w:pPr>
        <w:ind w:firstLine="708"/>
      </w:pPr>
      <w:r w:rsidRPr="00C56FEA">
        <w:rPr>
          <w:b/>
        </w:rPr>
        <w:t>Приложение А</w:t>
      </w:r>
      <w:r w:rsidRPr="00C56FEA">
        <w:t xml:space="preserve"> – Габаритные и установочные размеры </w:t>
      </w:r>
    </w:p>
    <w:p w14:paraId="23823D50" w14:textId="77777777" w:rsidR="00E70FDE" w:rsidRPr="00C56FEA" w:rsidRDefault="000E103C">
      <w:pPr>
        <w:ind w:firstLine="708"/>
        <w:rPr>
          <w:b/>
          <w:color w:val="ED7D31" w:themeColor="accent2"/>
        </w:rPr>
      </w:pPr>
      <w:r w:rsidRPr="00C56FEA">
        <w:rPr>
          <w:b/>
          <w:color w:val="ED7D31" w:themeColor="accent2"/>
        </w:rPr>
        <w:t>Конструктор прилагает чертежи изделия и аксессуаров.</w:t>
      </w:r>
    </w:p>
    <w:p w14:paraId="5676E8D3" w14:textId="77777777" w:rsidR="00E70FDE" w:rsidRPr="00C56FEA" w:rsidRDefault="000E103C">
      <w:pPr>
        <w:ind w:firstLine="708"/>
        <w:rPr>
          <w:color w:val="ED7D31" w:themeColor="accent2"/>
        </w:rPr>
      </w:pPr>
      <w:r w:rsidRPr="00C56FEA">
        <w:rPr>
          <w:color w:val="ED7D31" w:themeColor="accent2"/>
        </w:rPr>
        <w:t>Пример:</w:t>
      </w:r>
    </w:p>
    <w:p w14:paraId="2ACEBA6C" w14:textId="77777777" w:rsidR="00E70FDE" w:rsidRPr="00C56FEA" w:rsidRDefault="000E103C">
      <w:pPr>
        <w:pStyle w:val="af5"/>
        <w:ind w:left="0"/>
        <w:jc w:val="center"/>
        <w:rPr>
          <w:rFonts w:eastAsia="DFKai-SB"/>
          <w:color w:val="ED7D31" w:themeColor="accent2"/>
          <w:spacing w:val="-2"/>
          <w:lang w:eastAsia="zh-TW"/>
        </w:rPr>
      </w:pPr>
      <w:r w:rsidRPr="00C56FEA">
        <w:rPr>
          <w:rFonts w:eastAsia="DFKai-SB"/>
          <w:color w:val="ED7D31" w:themeColor="accent2"/>
          <w:spacing w:val="-2"/>
          <w:lang w:eastAsia="zh-TW"/>
        </w:rPr>
        <w:t>Габаритные и установочные размеры, масса</w:t>
      </w:r>
    </w:p>
    <w:p w14:paraId="57D29DEB" w14:textId="77777777" w:rsidR="00E70FDE" w:rsidRPr="00C56FEA" w:rsidRDefault="00E70FDE">
      <w:pPr>
        <w:pStyle w:val="af5"/>
        <w:ind w:left="0"/>
        <w:jc w:val="center"/>
        <w:rPr>
          <w:b/>
          <w:color w:val="00B0F0"/>
        </w:rPr>
      </w:pPr>
    </w:p>
    <w:p w14:paraId="460134A9" w14:textId="77777777" w:rsidR="00E70FDE" w:rsidRPr="00C56FEA" w:rsidRDefault="000E103C">
      <w:pPr>
        <w:ind w:firstLine="708"/>
        <w:jc w:val="center"/>
      </w:pPr>
      <w:r w:rsidRPr="00C56FEA">
        <w:rPr>
          <w:noProof/>
          <w:color w:val="auto"/>
          <w:highlight w:val="cyan"/>
          <w:lang w:eastAsia="ru-RU"/>
        </w:rPr>
        <w:lastRenderedPageBreak/>
        <mc:AlternateContent>
          <mc:Choice Requires="wpg">
            <w:drawing>
              <wp:inline distT="0" distB="0" distL="0" distR="0" wp14:anchorId="03D77D02" wp14:editId="7CE355CB">
                <wp:extent cx="3600450" cy="2466975"/>
                <wp:effectExtent l="0" t="0" r="0" b="9525"/>
                <wp:docPr id="6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00450" cy="2466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83.50pt;height:194.25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</w:p>
    <w:p w14:paraId="374E0DA3" w14:textId="0AC39DA4" w:rsidR="00E70FDE" w:rsidRDefault="00E70FDE">
      <w:pPr>
        <w:ind w:firstLine="708"/>
      </w:pPr>
    </w:p>
    <w:p w14:paraId="0D835C58" w14:textId="037A658D" w:rsidR="00CE4145" w:rsidRDefault="00CE4145">
      <w:pPr>
        <w:ind w:firstLine="708"/>
      </w:pPr>
    </w:p>
    <w:p w14:paraId="099693F0" w14:textId="77777777" w:rsidR="00CE4145" w:rsidRPr="00C56FEA" w:rsidRDefault="00CE4145">
      <w:pPr>
        <w:ind w:firstLine="708"/>
      </w:pPr>
    </w:p>
    <w:p w14:paraId="486E02AD" w14:textId="77777777" w:rsidR="00E70FDE" w:rsidRPr="00C56FEA" w:rsidRDefault="00E70FDE">
      <w:pPr>
        <w:ind w:firstLine="708"/>
      </w:pPr>
    </w:p>
    <w:p w14:paraId="3F69863B" w14:textId="77777777" w:rsidR="00E70FDE" w:rsidRPr="00C56FEA" w:rsidRDefault="000E103C">
      <w:pPr>
        <w:ind w:firstLine="708"/>
      </w:pPr>
      <w:r w:rsidRPr="00C56FEA">
        <w:rPr>
          <w:b/>
        </w:rPr>
        <w:t>Приложение Б</w:t>
      </w:r>
      <w:r w:rsidRPr="00C56FEA">
        <w:t xml:space="preserve"> – Схемы электрические – прилагаются конструктором.</w:t>
      </w:r>
    </w:p>
    <w:p w14:paraId="4E4F680A" w14:textId="4AD3084D" w:rsidR="00E70FDE" w:rsidRPr="00C56FEA" w:rsidRDefault="000E103C">
      <w:pPr>
        <w:ind w:firstLine="708"/>
        <w:rPr>
          <w:b/>
          <w:color w:val="ED7D31" w:themeColor="accent2"/>
        </w:rPr>
      </w:pPr>
      <w:r w:rsidRPr="00C56FEA">
        <w:rPr>
          <w:b/>
          <w:color w:val="ED7D31" w:themeColor="accent2"/>
        </w:rPr>
        <w:t xml:space="preserve">Конструктор </w:t>
      </w:r>
      <w:r w:rsidR="00D9022A" w:rsidRPr="00C56FEA">
        <w:rPr>
          <w:b/>
          <w:color w:val="ED7D31" w:themeColor="accent2"/>
        </w:rPr>
        <w:t xml:space="preserve">прикладывает </w:t>
      </w:r>
      <w:r w:rsidRPr="00C56FEA">
        <w:rPr>
          <w:b/>
          <w:color w:val="ED7D31" w:themeColor="accent2"/>
        </w:rPr>
        <w:t>при необходимости</w:t>
      </w:r>
    </w:p>
    <w:p w14:paraId="575722F8" w14:textId="77777777" w:rsidR="00E70FDE" w:rsidRPr="00C56FEA" w:rsidRDefault="000E103C">
      <w:pPr>
        <w:ind w:firstLine="708"/>
        <w:rPr>
          <w:color w:val="ED7D31" w:themeColor="accent2"/>
        </w:rPr>
      </w:pPr>
      <w:r w:rsidRPr="00C56FEA">
        <w:rPr>
          <w:color w:val="ED7D31" w:themeColor="accent2"/>
        </w:rPr>
        <w:t>Пример</w:t>
      </w:r>
    </w:p>
    <w:p w14:paraId="44E56E0B" w14:textId="77777777" w:rsidR="00E70FDE" w:rsidRPr="00C56FEA" w:rsidRDefault="000E103C">
      <w:pPr>
        <w:tabs>
          <w:tab w:val="left" w:pos="4485"/>
        </w:tabs>
        <w:ind w:firstLine="708"/>
        <w:jc w:val="center"/>
        <w:rPr>
          <w:color w:val="auto"/>
        </w:rPr>
      </w:pPr>
      <w:r w:rsidRPr="00C56FEA">
        <w:rPr>
          <w:b/>
          <w:noProof/>
          <w:color w:val="auto"/>
          <w:lang w:eastAsia="ru-RU"/>
        </w:rPr>
        <mc:AlternateContent>
          <mc:Choice Requires="wpg">
            <w:drawing>
              <wp:inline distT="0" distB="0" distL="0" distR="0" wp14:anchorId="385F430F" wp14:editId="399C6919">
                <wp:extent cx="657225" cy="1171575"/>
                <wp:effectExtent l="0" t="0" r="9525" b="9525"/>
                <wp:docPr id="7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57225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51.75pt;height:92.25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</w:p>
    <w:p w14:paraId="30BB6FB1" w14:textId="77777777" w:rsidR="00E70FDE" w:rsidRPr="00C56FEA" w:rsidRDefault="000E103C">
      <w:pPr>
        <w:tabs>
          <w:tab w:val="left" w:pos="4485"/>
        </w:tabs>
        <w:ind w:firstLine="708"/>
        <w:jc w:val="center"/>
        <w:rPr>
          <w:color w:val="auto"/>
        </w:rPr>
      </w:pPr>
      <w:r w:rsidRPr="00C56FEA">
        <w:rPr>
          <w:color w:val="auto"/>
        </w:rPr>
        <w:t xml:space="preserve">Расцепитель независимый </w:t>
      </w:r>
      <w:r w:rsidRPr="00C56FEA">
        <w:rPr>
          <w:color w:val="auto"/>
          <w:lang w:val="en-US"/>
        </w:rPr>
        <w:t>GV</w:t>
      </w:r>
      <w:r w:rsidRPr="00C56FEA">
        <w:rPr>
          <w:color w:val="auto"/>
        </w:rPr>
        <w:t>2</w:t>
      </w:r>
      <w:r w:rsidRPr="00C56FEA">
        <w:rPr>
          <w:color w:val="auto"/>
          <w:lang w:val="en-US"/>
        </w:rPr>
        <w:t>AS</w:t>
      </w:r>
    </w:p>
    <w:p w14:paraId="21B8AF05" w14:textId="77777777" w:rsidR="00E70FDE" w:rsidRPr="00C56FEA" w:rsidRDefault="00E70FDE">
      <w:pPr>
        <w:tabs>
          <w:tab w:val="left" w:pos="4485"/>
        </w:tabs>
        <w:ind w:firstLine="708"/>
        <w:jc w:val="center"/>
      </w:pPr>
    </w:p>
    <w:p w14:paraId="6C03A026" w14:textId="3EBDAB86" w:rsidR="00E70FDE" w:rsidRPr="00C56FEA" w:rsidRDefault="000E103C">
      <w:pPr>
        <w:tabs>
          <w:tab w:val="left" w:pos="4020"/>
        </w:tabs>
        <w:ind w:firstLine="708"/>
        <w:rPr>
          <w:b/>
        </w:rPr>
      </w:pPr>
      <w:r w:rsidRPr="00C56FEA">
        <w:rPr>
          <w:b/>
        </w:rPr>
        <w:tab/>
      </w:r>
    </w:p>
    <w:p w14:paraId="6223C5CB" w14:textId="58C0FA12" w:rsidR="00D9022A" w:rsidRPr="00C56FEA" w:rsidRDefault="000E103C">
      <w:pPr>
        <w:ind w:firstLine="708"/>
      </w:pPr>
      <w:r w:rsidRPr="00C56FEA">
        <w:rPr>
          <w:b/>
        </w:rPr>
        <w:t xml:space="preserve">Приложение </w:t>
      </w:r>
      <w:r w:rsidR="00CE4145">
        <w:rPr>
          <w:b/>
        </w:rPr>
        <w:t>В</w:t>
      </w:r>
      <w:r w:rsidRPr="00C56FEA">
        <w:rPr>
          <w:b/>
        </w:rPr>
        <w:t xml:space="preserve"> </w:t>
      </w:r>
      <w:r w:rsidRPr="00C56FEA">
        <w:t xml:space="preserve">– Время-токовые характеристики </w:t>
      </w:r>
    </w:p>
    <w:p w14:paraId="1167DD7B" w14:textId="0AF0EB5E" w:rsidR="00E70FDE" w:rsidRPr="00C56FEA" w:rsidRDefault="00D9022A">
      <w:pPr>
        <w:ind w:firstLine="708"/>
        <w:rPr>
          <w:b/>
        </w:rPr>
      </w:pPr>
      <w:r w:rsidRPr="00C56FEA">
        <w:rPr>
          <w:b/>
          <w:color w:val="ED7D31" w:themeColor="accent2"/>
        </w:rPr>
        <w:t xml:space="preserve">Заполняет </w:t>
      </w:r>
      <w:r w:rsidR="000E103C" w:rsidRPr="00C56FEA">
        <w:rPr>
          <w:b/>
          <w:color w:val="ED7D31" w:themeColor="accent2"/>
        </w:rPr>
        <w:t>Конструктор</w:t>
      </w:r>
      <w:r w:rsidRPr="00C56FEA">
        <w:rPr>
          <w:b/>
          <w:color w:val="ED7D31" w:themeColor="accent2"/>
        </w:rPr>
        <w:t xml:space="preserve">, </w:t>
      </w:r>
      <w:r w:rsidR="000E103C" w:rsidRPr="00C56FEA">
        <w:rPr>
          <w:b/>
          <w:color w:val="ED7D31" w:themeColor="accent2"/>
        </w:rPr>
        <w:t>прилагает при необходимости</w:t>
      </w:r>
    </w:p>
    <w:p w14:paraId="78229EBE" w14:textId="77777777" w:rsidR="00CE4145" w:rsidRDefault="000E103C">
      <w:pPr>
        <w:ind w:firstLine="708"/>
      </w:pPr>
      <w:r w:rsidRPr="00C56FEA">
        <w:rPr>
          <w:color w:val="ED7D31" w:themeColor="accent2"/>
        </w:rPr>
        <w:t>Пример</w:t>
      </w:r>
      <w:r w:rsidRPr="00C56FEA">
        <w:tab/>
      </w:r>
    </w:p>
    <w:p w14:paraId="58A87E44" w14:textId="6330D629" w:rsidR="00E70FDE" w:rsidRPr="00C56FEA" w:rsidRDefault="000E103C">
      <w:pPr>
        <w:ind w:firstLine="708"/>
        <w:rPr>
          <w:b/>
        </w:rPr>
      </w:pPr>
      <w:r w:rsidRPr="00C56FEA">
        <w:rPr>
          <w:noProof/>
          <w:color w:val="auto"/>
          <w:lang w:eastAsia="ru-RU"/>
        </w:rPr>
        <w:lastRenderedPageBreak/>
        <w:drawing>
          <wp:inline distT="0" distB="0" distL="0" distR="0" wp14:anchorId="76552994" wp14:editId="0B2147C2">
            <wp:extent cx="3343910" cy="5163389"/>
            <wp:effectExtent l="0" t="0" r="889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3352694" cy="517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6586" w14:textId="77777777" w:rsidR="00CE4145" w:rsidRDefault="00CE4145">
      <w:pPr>
        <w:ind w:firstLine="708"/>
        <w:rPr>
          <w:b/>
        </w:rPr>
      </w:pPr>
    </w:p>
    <w:p w14:paraId="5300D496" w14:textId="6D34FA2F" w:rsidR="00D9022A" w:rsidRPr="00C56FEA" w:rsidRDefault="000E103C">
      <w:pPr>
        <w:ind w:firstLine="708"/>
      </w:pPr>
      <w:r w:rsidRPr="00C56FEA">
        <w:rPr>
          <w:b/>
        </w:rPr>
        <w:t xml:space="preserve">Приложение </w:t>
      </w:r>
      <w:r w:rsidR="00CE4145">
        <w:rPr>
          <w:b/>
        </w:rPr>
        <w:t>Г</w:t>
      </w:r>
      <w:r w:rsidRPr="00C56FEA">
        <w:rPr>
          <w:b/>
        </w:rPr>
        <w:t xml:space="preserve"> </w:t>
      </w:r>
      <w:r w:rsidRPr="00C56FEA">
        <w:t xml:space="preserve">– Расположение логогруппы на развертке упаковки </w:t>
      </w:r>
    </w:p>
    <w:p w14:paraId="61E86F2F" w14:textId="77777777" w:rsidR="00E70FDE" w:rsidRPr="00C56FEA" w:rsidRDefault="00D9022A">
      <w:pPr>
        <w:ind w:firstLine="708"/>
        <w:rPr>
          <w:color w:val="ED7D31" w:themeColor="accent2"/>
        </w:rPr>
      </w:pPr>
      <w:r w:rsidRPr="00C56FEA">
        <w:rPr>
          <w:color w:val="ED7D31" w:themeColor="accent2"/>
        </w:rPr>
        <w:t>Если упаковка будет разрабатываться в КЭАЗ для передачи требований поставщику, Конструктор</w:t>
      </w:r>
      <w:r w:rsidR="000E103C" w:rsidRPr="00C56FEA">
        <w:rPr>
          <w:color w:val="ED7D31" w:themeColor="accent2"/>
        </w:rPr>
        <w:t xml:space="preserve"> </w:t>
      </w:r>
      <w:r w:rsidRPr="00C56FEA">
        <w:rPr>
          <w:color w:val="ED7D31" w:themeColor="accent2"/>
        </w:rPr>
        <w:t xml:space="preserve">прикладывает </w:t>
      </w:r>
      <w:r w:rsidR="000E103C" w:rsidRPr="00C56FEA">
        <w:rPr>
          <w:color w:val="ED7D31" w:themeColor="accent2"/>
        </w:rPr>
        <w:t>развертки всех используемых упаковок</w:t>
      </w:r>
      <w:r w:rsidRPr="00C56FEA">
        <w:rPr>
          <w:color w:val="ED7D31" w:themeColor="accent2"/>
        </w:rPr>
        <w:t>.</w:t>
      </w:r>
    </w:p>
    <w:p w14:paraId="2CFE3F1C" w14:textId="77777777" w:rsidR="00D9022A" w:rsidRPr="00175493" w:rsidRDefault="00D9022A">
      <w:pPr>
        <w:ind w:firstLine="708"/>
        <w:rPr>
          <w:color w:val="0070C0"/>
        </w:rPr>
      </w:pPr>
      <w:r w:rsidRPr="00175493">
        <w:rPr>
          <w:color w:val="0070C0"/>
        </w:rPr>
        <w:t>Если упаковка от поставщика. ПМ запрашивает развертки упаковок у поставщика.</w:t>
      </w:r>
    </w:p>
    <w:p w14:paraId="30C7D144" w14:textId="380A042A" w:rsidR="00D9022A" w:rsidRPr="00175493" w:rsidRDefault="00D9022A" w:rsidP="00D9022A">
      <w:pPr>
        <w:ind w:firstLine="708"/>
        <w:rPr>
          <w:color w:val="0070C0"/>
        </w:rPr>
      </w:pPr>
      <w:r w:rsidRPr="00175493">
        <w:rPr>
          <w:b/>
          <w:color w:val="0070C0"/>
        </w:rPr>
        <w:t>П</w:t>
      </w:r>
      <w:r w:rsidR="000E103C" w:rsidRPr="00175493">
        <w:rPr>
          <w:b/>
          <w:color w:val="0070C0"/>
        </w:rPr>
        <w:t>ромышленный дизайнер</w:t>
      </w:r>
      <w:r w:rsidR="00175493" w:rsidRPr="00175493">
        <w:rPr>
          <w:b/>
          <w:color w:val="0070C0"/>
        </w:rPr>
        <w:t>/Управление рекламы</w:t>
      </w:r>
      <w:r w:rsidRPr="00175493">
        <w:rPr>
          <w:b/>
          <w:color w:val="0070C0"/>
        </w:rPr>
        <w:t xml:space="preserve"> по запросу ПМ наносит </w:t>
      </w:r>
      <w:r w:rsidRPr="00175493">
        <w:rPr>
          <w:color w:val="0070C0"/>
        </w:rPr>
        <w:t>логогруппу на чертежи развёрток упаковки.</w:t>
      </w:r>
    </w:p>
    <w:p w14:paraId="7CB3EB1A" w14:textId="77777777" w:rsidR="00E70FDE" w:rsidRPr="00C56FEA" w:rsidRDefault="00E70FDE">
      <w:pPr>
        <w:ind w:firstLine="708"/>
        <w:rPr>
          <w:b/>
        </w:rPr>
      </w:pPr>
    </w:p>
    <w:p w14:paraId="1D4F36A3" w14:textId="77777777" w:rsidR="00E70FDE" w:rsidRPr="00F02F9A" w:rsidRDefault="000E103C">
      <w:pPr>
        <w:ind w:firstLine="708"/>
        <w:rPr>
          <w:color w:val="ED7D31" w:themeColor="accent2"/>
        </w:rPr>
      </w:pPr>
      <w:r w:rsidRPr="00F02F9A">
        <w:rPr>
          <w:color w:val="ED7D31" w:themeColor="accent2"/>
        </w:rPr>
        <w:t>Пример</w:t>
      </w:r>
    </w:p>
    <w:p w14:paraId="02EFDE2A" w14:textId="6BCDA15D" w:rsidR="00E70FDE" w:rsidRDefault="000E103C">
      <w:pPr>
        <w:ind w:firstLine="708"/>
        <w:rPr>
          <w:b/>
        </w:rPr>
      </w:pPr>
      <w:r w:rsidRPr="00C56FEA">
        <w:rPr>
          <w:noProof/>
          <w:color w:val="auto"/>
          <w:lang w:eastAsia="ru-RU"/>
        </w:rPr>
        <w:drawing>
          <wp:inline distT="0" distB="0" distL="0" distR="0" wp14:anchorId="0B992A93" wp14:editId="0E02F085">
            <wp:extent cx="3331028" cy="2163320"/>
            <wp:effectExtent l="0" t="0" r="3175" b="8890"/>
            <wp:docPr id="10" name="Рисунок 47" descr="D:\gdeynega\Desktop\92х49х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gdeynega\Desktop\92х49х82.png"/>
                    <pic:cNvPicPr>
                      <a:picLocks noChangeAspect="1"/>
                    </pic:cNvPicPr>
                  </pic:nvPicPr>
                  <pic:blipFill>
                    <a:blip r:embed="rId20"/>
                    <a:srcRect r="27319" b="10539"/>
                    <a:stretch/>
                  </pic:blipFill>
                  <pic:spPr bwMode="auto">
                    <a:xfrm>
                      <a:off x="0" y="0"/>
                      <a:ext cx="3353542" cy="217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589B" w14:textId="03B81AD6" w:rsidR="00F02F9A" w:rsidRDefault="00F02F9A">
      <w:pPr>
        <w:ind w:firstLine="708"/>
        <w:rPr>
          <w:b/>
        </w:rPr>
      </w:pPr>
    </w:p>
    <w:p w14:paraId="593600D1" w14:textId="77777777" w:rsidR="00F02F9A" w:rsidRDefault="00F02F9A" w:rsidP="00F02F9A">
      <w:pPr>
        <w:rPr>
          <w:color w:val="000000"/>
          <w:highlight w:val="white"/>
        </w:rPr>
      </w:pPr>
    </w:p>
    <w:p w14:paraId="07CA2C5E" w14:textId="77777777" w:rsidR="00F02F9A" w:rsidRDefault="00F02F9A" w:rsidP="00F02F9A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 подписания и согласования</w:t>
      </w:r>
    </w:p>
    <w:p w14:paraId="7214CED6" w14:textId="7AE6DFD2" w:rsidR="00F02F9A" w:rsidRDefault="00F02F9A" w:rsidP="00F02F9A">
      <w:pPr>
        <w:jc w:val="center"/>
        <w:rPr>
          <w:sz w:val="28"/>
          <w:szCs w:val="28"/>
        </w:rPr>
      </w:pPr>
    </w:p>
    <w:p w14:paraId="06257F3E" w14:textId="2DCB40AD" w:rsidR="00F02F9A" w:rsidRDefault="00F02F9A" w:rsidP="00F02F9A">
      <w:pPr>
        <w:rPr>
          <w:sz w:val="28"/>
          <w:szCs w:val="28"/>
        </w:rPr>
      </w:pPr>
      <w:r>
        <w:rPr>
          <w:sz w:val="28"/>
          <w:szCs w:val="28"/>
        </w:rPr>
        <w:t xml:space="preserve">На этапе исследовательского проекта </w:t>
      </w:r>
    </w:p>
    <w:p w14:paraId="78341734" w14:textId="77777777" w:rsidR="00F02F9A" w:rsidRDefault="00F02F9A" w:rsidP="00F02F9A">
      <w:pPr>
        <w:jc w:val="center"/>
        <w:rPr>
          <w:sz w:val="28"/>
          <w:szCs w:val="28"/>
        </w:rPr>
      </w:pPr>
    </w:p>
    <w:p w14:paraId="234FECE4" w14:textId="77777777" w:rsidR="00F02F9A" w:rsidRDefault="00F02F9A" w:rsidP="00F02F9A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Продакт-менеджер / Старший продакт-менеждер</w:t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  <w:t>________________________</w:t>
      </w:r>
    </w:p>
    <w:p w14:paraId="4C3FB820" w14:textId="77777777" w:rsidR="00F02F9A" w:rsidRDefault="00F02F9A" w:rsidP="00F02F9A">
      <w:pPr>
        <w:rPr>
          <w:color w:val="000000"/>
          <w:shd w:val="clear" w:color="auto" w:fill="FFFFFF"/>
        </w:rPr>
      </w:pPr>
    </w:p>
    <w:p w14:paraId="43878089" w14:textId="2B9C3308" w:rsidR="00F02F9A" w:rsidRDefault="00175493" w:rsidP="00F02F9A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Начальник отдела</w:t>
      </w:r>
      <w:r w:rsidR="00783BF0">
        <w:rPr>
          <w:color w:val="000000"/>
          <w:shd w:val="clear" w:color="auto" w:fill="FFFFFF"/>
        </w:rPr>
        <w:t xml:space="preserve"> в Дирекции по маркетингу</w:t>
      </w:r>
      <w:r w:rsidR="00783BF0"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 w:rsidR="00F02F9A">
        <w:rPr>
          <w:color w:val="000000"/>
          <w:shd w:val="clear" w:color="auto" w:fill="FFFFFF"/>
        </w:rPr>
        <w:t>________________________</w:t>
      </w:r>
    </w:p>
    <w:p w14:paraId="225E89D9" w14:textId="1FDB0D28" w:rsidR="00783BF0" w:rsidRDefault="00783BF0" w:rsidP="00F02F9A">
      <w:pPr>
        <w:rPr>
          <w:color w:val="000000"/>
          <w:shd w:val="clear" w:color="auto" w:fill="FFFFFF"/>
        </w:rPr>
      </w:pPr>
    </w:p>
    <w:p w14:paraId="31948605" w14:textId="77777777" w:rsidR="00783BF0" w:rsidRDefault="00783BF0" w:rsidP="00F02F9A">
      <w:pPr>
        <w:rPr>
          <w:color w:val="000000"/>
          <w:shd w:val="clear" w:color="auto" w:fill="FFFFFF"/>
        </w:rPr>
      </w:pPr>
      <w:bookmarkStart w:id="1" w:name="_GoBack"/>
      <w:bookmarkEnd w:id="1"/>
    </w:p>
    <w:p w14:paraId="405AEA9A" w14:textId="77777777" w:rsidR="00F02F9A" w:rsidRDefault="00F02F9A" w:rsidP="00F02F9A">
      <w:pPr>
        <w:rPr>
          <w:color w:val="000000"/>
          <w:shd w:val="clear" w:color="auto" w:fill="FFFFFF"/>
        </w:rPr>
      </w:pPr>
    </w:p>
    <w:p w14:paraId="7A937555" w14:textId="469A4250" w:rsidR="00F02F9A" w:rsidRDefault="00F02F9A" w:rsidP="00F02F9A">
      <w:pPr>
        <w:rPr>
          <w:sz w:val="28"/>
          <w:szCs w:val="28"/>
        </w:rPr>
      </w:pPr>
      <w:r>
        <w:rPr>
          <w:sz w:val="28"/>
          <w:szCs w:val="28"/>
        </w:rPr>
        <w:t xml:space="preserve">На этапе инвестиционного проекта </w:t>
      </w:r>
    </w:p>
    <w:p w14:paraId="48EA4621" w14:textId="14397F28" w:rsidR="00F02F9A" w:rsidRDefault="00F02F9A" w:rsidP="00F02F9A">
      <w:pPr>
        <w:rPr>
          <w:b/>
        </w:rPr>
      </w:pPr>
    </w:p>
    <w:p w14:paraId="4D2E33C2" w14:textId="5F3575B1" w:rsidR="00F02F9A" w:rsidRDefault="00175493" w:rsidP="00F02F9A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Конструктор по изделию</w:t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 w:rsidR="00F02F9A">
        <w:rPr>
          <w:color w:val="000000"/>
          <w:shd w:val="clear" w:color="auto" w:fill="FFFFFF"/>
        </w:rPr>
        <w:tab/>
        <w:t>________________________</w:t>
      </w:r>
    </w:p>
    <w:p w14:paraId="00847F9C" w14:textId="77777777" w:rsidR="00F02F9A" w:rsidRDefault="00F02F9A" w:rsidP="00F02F9A">
      <w:pPr>
        <w:rPr>
          <w:color w:val="000000"/>
          <w:shd w:val="clear" w:color="auto" w:fill="FFFFFF"/>
        </w:rPr>
      </w:pPr>
    </w:p>
    <w:p w14:paraId="762026E3" w14:textId="2844164E" w:rsidR="00F02F9A" w:rsidRDefault="00175493" w:rsidP="00F02F9A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Начальник отдела «Указывается отдел Технической дирекции»</w:t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 w:rsidR="00F02F9A">
        <w:rPr>
          <w:color w:val="000000"/>
          <w:shd w:val="clear" w:color="auto" w:fill="FFFFFF"/>
        </w:rPr>
        <w:tab/>
      </w:r>
      <w:r w:rsidR="00F02F9A"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 w:rsidR="00F02F9A">
        <w:rPr>
          <w:color w:val="000000"/>
          <w:shd w:val="clear" w:color="auto" w:fill="FFFFFF"/>
        </w:rPr>
        <w:t>________________________</w:t>
      </w:r>
    </w:p>
    <w:p w14:paraId="7CCFDBBF" w14:textId="77777777" w:rsidR="00F02F9A" w:rsidRPr="00C56FEA" w:rsidRDefault="00F02F9A" w:rsidP="00F02F9A">
      <w:pPr>
        <w:rPr>
          <w:b/>
        </w:rPr>
      </w:pPr>
    </w:p>
    <w:sectPr w:rsidR="00F02F9A" w:rsidRPr="00C56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E1A1D" w14:textId="77777777" w:rsidR="00B41EC1" w:rsidRDefault="00B41EC1">
      <w:r>
        <w:separator/>
      </w:r>
    </w:p>
  </w:endnote>
  <w:endnote w:type="continuationSeparator" w:id="0">
    <w:p w14:paraId="6D40103C" w14:textId="77777777" w:rsidR="00B41EC1" w:rsidRDefault="00B41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charset w:val="00"/>
    <w:family w:val="auto"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rtnerCondensed">
    <w:charset w:val="00"/>
    <w:family w:val="auto"/>
    <w:pitch w:val="default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347D9C" w14:textId="77777777" w:rsidR="00B41EC1" w:rsidRDefault="00B41EC1">
      <w:r>
        <w:separator/>
      </w:r>
    </w:p>
  </w:footnote>
  <w:footnote w:type="continuationSeparator" w:id="0">
    <w:p w14:paraId="6B5A0454" w14:textId="77777777" w:rsidR="00B41EC1" w:rsidRDefault="00B41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448B"/>
    <w:multiLevelType w:val="hybridMultilevel"/>
    <w:tmpl w:val="8F2E47FE"/>
    <w:lvl w:ilvl="0" w:tplc="D86E6F18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8A4C68"/>
    <w:multiLevelType w:val="hybridMultilevel"/>
    <w:tmpl w:val="2C6A45DA"/>
    <w:lvl w:ilvl="0" w:tplc="AB40608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604DBE"/>
    <w:multiLevelType w:val="hybridMultilevel"/>
    <w:tmpl w:val="4AEEFBA0"/>
    <w:lvl w:ilvl="0" w:tplc="D9C28232">
      <w:start w:val="6"/>
      <w:numFmt w:val="decimal"/>
      <w:lvlText w:val="%1"/>
      <w:lvlJc w:val="left"/>
      <w:pPr>
        <w:ind w:left="720" w:hanging="360"/>
      </w:pPr>
      <w:rPr>
        <w:rFonts w:eastAsia="DFKai-SB" w:hint="default"/>
      </w:rPr>
    </w:lvl>
    <w:lvl w:ilvl="1" w:tplc="41D2694C">
      <w:start w:val="1"/>
      <w:numFmt w:val="lowerLetter"/>
      <w:lvlText w:val="%2."/>
      <w:lvlJc w:val="left"/>
      <w:pPr>
        <w:ind w:left="1440" w:hanging="360"/>
      </w:pPr>
    </w:lvl>
    <w:lvl w:ilvl="2" w:tplc="F21EFCB0">
      <w:start w:val="1"/>
      <w:numFmt w:val="lowerRoman"/>
      <w:lvlText w:val="%3."/>
      <w:lvlJc w:val="right"/>
      <w:pPr>
        <w:ind w:left="2160" w:hanging="180"/>
      </w:pPr>
    </w:lvl>
    <w:lvl w:ilvl="3" w:tplc="91BE895E">
      <w:start w:val="1"/>
      <w:numFmt w:val="decimal"/>
      <w:lvlText w:val="%4."/>
      <w:lvlJc w:val="left"/>
      <w:pPr>
        <w:ind w:left="2880" w:hanging="360"/>
      </w:pPr>
    </w:lvl>
    <w:lvl w:ilvl="4" w:tplc="4FB8C640">
      <w:start w:val="1"/>
      <w:numFmt w:val="lowerLetter"/>
      <w:lvlText w:val="%5."/>
      <w:lvlJc w:val="left"/>
      <w:pPr>
        <w:ind w:left="3600" w:hanging="360"/>
      </w:pPr>
    </w:lvl>
    <w:lvl w:ilvl="5" w:tplc="2F04216C">
      <w:start w:val="1"/>
      <w:numFmt w:val="lowerRoman"/>
      <w:lvlText w:val="%6."/>
      <w:lvlJc w:val="right"/>
      <w:pPr>
        <w:ind w:left="4320" w:hanging="180"/>
      </w:pPr>
    </w:lvl>
    <w:lvl w:ilvl="6" w:tplc="72AC994A">
      <w:start w:val="1"/>
      <w:numFmt w:val="decimal"/>
      <w:lvlText w:val="%7."/>
      <w:lvlJc w:val="left"/>
      <w:pPr>
        <w:ind w:left="5040" w:hanging="360"/>
      </w:pPr>
    </w:lvl>
    <w:lvl w:ilvl="7" w:tplc="58341EE0">
      <w:start w:val="1"/>
      <w:numFmt w:val="lowerLetter"/>
      <w:lvlText w:val="%8."/>
      <w:lvlJc w:val="left"/>
      <w:pPr>
        <w:ind w:left="5760" w:hanging="360"/>
      </w:pPr>
    </w:lvl>
    <w:lvl w:ilvl="8" w:tplc="F08E342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328F9"/>
    <w:multiLevelType w:val="hybridMultilevel"/>
    <w:tmpl w:val="DBFABB04"/>
    <w:lvl w:ilvl="0" w:tplc="2EA0291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5E50274"/>
    <w:multiLevelType w:val="hybridMultilevel"/>
    <w:tmpl w:val="70306D24"/>
    <w:lvl w:ilvl="0" w:tplc="592C841E">
      <w:start w:val="6"/>
      <w:numFmt w:val="decimal"/>
      <w:lvlText w:val="%1"/>
      <w:lvlJc w:val="left"/>
      <w:pPr>
        <w:ind w:left="720" w:hanging="360"/>
      </w:pPr>
      <w:rPr>
        <w:rFonts w:eastAsia="DFKai-SB" w:hint="default"/>
      </w:rPr>
    </w:lvl>
    <w:lvl w:ilvl="1" w:tplc="E004A3A6">
      <w:start w:val="1"/>
      <w:numFmt w:val="lowerLetter"/>
      <w:lvlText w:val="%2."/>
      <w:lvlJc w:val="left"/>
      <w:pPr>
        <w:ind w:left="1440" w:hanging="360"/>
      </w:pPr>
    </w:lvl>
    <w:lvl w:ilvl="2" w:tplc="A6F21938">
      <w:start w:val="1"/>
      <w:numFmt w:val="lowerRoman"/>
      <w:lvlText w:val="%3."/>
      <w:lvlJc w:val="right"/>
      <w:pPr>
        <w:ind w:left="2160" w:hanging="180"/>
      </w:pPr>
    </w:lvl>
    <w:lvl w:ilvl="3" w:tplc="CE6A7860">
      <w:start w:val="1"/>
      <w:numFmt w:val="decimal"/>
      <w:lvlText w:val="%4."/>
      <w:lvlJc w:val="left"/>
      <w:pPr>
        <w:ind w:left="2880" w:hanging="360"/>
      </w:pPr>
    </w:lvl>
    <w:lvl w:ilvl="4" w:tplc="643E1860">
      <w:start w:val="1"/>
      <w:numFmt w:val="lowerLetter"/>
      <w:lvlText w:val="%5."/>
      <w:lvlJc w:val="left"/>
      <w:pPr>
        <w:ind w:left="3600" w:hanging="360"/>
      </w:pPr>
    </w:lvl>
    <w:lvl w:ilvl="5" w:tplc="92C2867C">
      <w:start w:val="1"/>
      <w:numFmt w:val="lowerRoman"/>
      <w:lvlText w:val="%6."/>
      <w:lvlJc w:val="right"/>
      <w:pPr>
        <w:ind w:left="4320" w:hanging="180"/>
      </w:pPr>
    </w:lvl>
    <w:lvl w:ilvl="6" w:tplc="CAD02E22">
      <w:start w:val="1"/>
      <w:numFmt w:val="decimal"/>
      <w:lvlText w:val="%7."/>
      <w:lvlJc w:val="left"/>
      <w:pPr>
        <w:ind w:left="5040" w:hanging="360"/>
      </w:pPr>
    </w:lvl>
    <w:lvl w:ilvl="7" w:tplc="3574013E">
      <w:start w:val="1"/>
      <w:numFmt w:val="lowerLetter"/>
      <w:lvlText w:val="%8."/>
      <w:lvlJc w:val="left"/>
      <w:pPr>
        <w:ind w:left="5760" w:hanging="360"/>
      </w:pPr>
    </w:lvl>
    <w:lvl w:ilvl="8" w:tplc="F25C6A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62F40"/>
    <w:multiLevelType w:val="multilevel"/>
    <w:tmpl w:val="CACC80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B9230FC"/>
    <w:multiLevelType w:val="hybridMultilevel"/>
    <w:tmpl w:val="E7EAA382"/>
    <w:lvl w:ilvl="0" w:tplc="36664630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1456A236">
      <w:start w:val="1"/>
      <w:numFmt w:val="lowerLetter"/>
      <w:lvlText w:val="%2."/>
      <w:lvlJc w:val="left"/>
      <w:pPr>
        <w:ind w:left="1789" w:hanging="360"/>
      </w:pPr>
    </w:lvl>
    <w:lvl w:ilvl="2" w:tplc="88A0F124">
      <w:start w:val="1"/>
      <w:numFmt w:val="lowerRoman"/>
      <w:lvlText w:val="%3."/>
      <w:lvlJc w:val="right"/>
      <w:pPr>
        <w:ind w:left="2509" w:hanging="180"/>
      </w:pPr>
    </w:lvl>
    <w:lvl w:ilvl="3" w:tplc="B762AAA2">
      <w:start w:val="1"/>
      <w:numFmt w:val="decimal"/>
      <w:lvlText w:val="%4."/>
      <w:lvlJc w:val="left"/>
      <w:pPr>
        <w:ind w:left="3229" w:hanging="360"/>
      </w:pPr>
    </w:lvl>
    <w:lvl w:ilvl="4" w:tplc="751AED2C">
      <w:start w:val="1"/>
      <w:numFmt w:val="lowerLetter"/>
      <w:lvlText w:val="%5."/>
      <w:lvlJc w:val="left"/>
      <w:pPr>
        <w:ind w:left="3949" w:hanging="360"/>
      </w:pPr>
    </w:lvl>
    <w:lvl w:ilvl="5" w:tplc="4ADC3DCC">
      <w:start w:val="1"/>
      <w:numFmt w:val="lowerRoman"/>
      <w:lvlText w:val="%6."/>
      <w:lvlJc w:val="right"/>
      <w:pPr>
        <w:ind w:left="4669" w:hanging="180"/>
      </w:pPr>
    </w:lvl>
    <w:lvl w:ilvl="6" w:tplc="3FA658AA">
      <w:start w:val="1"/>
      <w:numFmt w:val="decimal"/>
      <w:lvlText w:val="%7."/>
      <w:lvlJc w:val="left"/>
      <w:pPr>
        <w:ind w:left="5389" w:hanging="360"/>
      </w:pPr>
    </w:lvl>
    <w:lvl w:ilvl="7" w:tplc="FC6429DC">
      <w:start w:val="1"/>
      <w:numFmt w:val="lowerLetter"/>
      <w:lvlText w:val="%8."/>
      <w:lvlJc w:val="left"/>
      <w:pPr>
        <w:ind w:left="6109" w:hanging="360"/>
      </w:pPr>
    </w:lvl>
    <w:lvl w:ilvl="8" w:tplc="2A2E7DD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2BF7C0B"/>
    <w:multiLevelType w:val="hybridMultilevel"/>
    <w:tmpl w:val="8856F52A"/>
    <w:lvl w:ilvl="0" w:tplc="BB16F53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61F5D"/>
    <w:multiLevelType w:val="multilevel"/>
    <w:tmpl w:val="A34869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58BF617F"/>
    <w:multiLevelType w:val="multilevel"/>
    <w:tmpl w:val="2908A412"/>
    <w:lvl w:ilvl="0">
      <w:start w:val="2"/>
      <w:numFmt w:val="decimal"/>
      <w:lvlText w:val="%1."/>
      <w:lvlJc w:val="left"/>
      <w:pPr>
        <w:ind w:left="1069" w:hanging="360"/>
      </w:pPr>
      <w:rPr>
        <w:rFonts w:eastAsia="DFKai-SB"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10" w15:restartNumberingAfterBreak="0">
    <w:nsid w:val="5C503E0D"/>
    <w:multiLevelType w:val="multilevel"/>
    <w:tmpl w:val="6672B3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672429C4"/>
    <w:multiLevelType w:val="hybridMultilevel"/>
    <w:tmpl w:val="9AF4F6B6"/>
    <w:lvl w:ilvl="0" w:tplc="F9DE6ACC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EE93DC9"/>
    <w:multiLevelType w:val="multilevel"/>
    <w:tmpl w:val="D4B4AD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FF00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FF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FF00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color w:val="FF0000"/>
      </w:rPr>
    </w:lvl>
  </w:abstractNum>
  <w:abstractNum w:abstractNumId="13" w15:restartNumberingAfterBreak="0">
    <w:nsid w:val="7AD47BDC"/>
    <w:multiLevelType w:val="hybridMultilevel"/>
    <w:tmpl w:val="FCCE0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0"/>
  </w:num>
  <w:num w:numId="5">
    <w:abstractNumId w:val="4"/>
  </w:num>
  <w:num w:numId="6">
    <w:abstractNumId w:val="2"/>
  </w:num>
  <w:num w:numId="7">
    <w:abstractNumId w:val="1"/>
  </w:num>
  <w:num w:numId="8">
    <w:abstractNumId w:val="11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13"/>
  </w:num>
  <w:num w:numId="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eaz-admin">
    <w15:presenceInfo w15:providerId="Windows Live" w15:userId="a6713b5b89caf4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FDE"/>
    <w:rsid w:val="000E103C"/>
    <w:rsid w:val="000F4C7E"/>
    <w:rsid w:val="000F6AC8"/>
    <w:rsid w:val="00112503"/>
    <w:rsid w:val="00175493"/>
    <w:rsid w:val="001E1CDB"/>
    <w:rsid w:val="002214AF"/>
    <w:rsid w:val="002247DF"/>
    <w:rsid w:val="00235E6C"/>
    <w:rsid w:val="002D3E3D"/>
    <w:rsid w:val="00347E72"/>
    <w:rsid w:val="00396C29"/>
    <w:rsid w:val="003C1CB5"/>
    <w:rsid w:val="003E29E4"/>
    <w:rsid w:val="004063AA"/>
    <w:rsid w:val="00406CAC"/>
    <w:rsid w:val="00411D28"/>
    <w:rsid w:val="00427191"/>
    <w:rsid w:val="00450247"/>
    <w:rsid w:val="0048015F"/>
    <w:rsid w:val="004C5A17"/>
    <w:rsid w:val="004D03CD"/>
    <w:rsid w:val="004E67B7"/>
    <w:rsid w:val="004F09D5"/>
    <w:rsid w:val="00576655"/>
    <w:rsid w:val="00585D98"/>
    <w:rsid w:val="005C4792"/>
    <w:rsid w:val="005E7D01"/>
    <w:rsid w:val="00603276"/>
    <w:rsid w:val="00670AF2"/>
    <w:rsid w:val="00720451"/>
    <w:rsid w:val="00783BF0"/>
    <w:rsid w:val="00784A2C"/>
    <w:rsid w:val="007A26F9"/>
    <w:rsid w:val="00821B35"/>
    <w:rsid w:val="00852A2A"/>
    <w:rsid w:val="009132AE"/>
    <w:rsid w:val="00940F7B"/>
    <w:rsid w:val="00A85EF1"/>
    <w:rsid w:val="00A87AE4"/>
    <w:rsid w:val="00A931DF"/>
    <w:rsid w:val="00AA0C39"/>
    <w:rsid w:val="00AA7DC7"/>
    <w:rsid w:val="00AC23FC"/>
    <w:rsid w:val="00B26B25"/>
    <w:rsid w:val="00B41EC1"/>
    <w:rsid w:val="00BA1AD1"/>
    <w:rsid w:val="00BC4819"/>
    <w:rsid w:val="00C54B2F"/>
    <w:rsid w:val="00C56FEA"/>
    <w:rsid w:val="00C97C66"/>
    <w:rsid w:val="00CB64D6"/>
    <w:rsid w:val="00CC0D1C"/>
    <w:rsid w:val="00CE4145"/>
    <w:rsid w:val="00D9022A"/>
    <w:rsid w:val="00DC4B19"/>
    <w:rsid w:val="00DF75CB"/>
    <w:rsid w:val="00E334F4"/>
    <w:rsid w:val="00E6003C"/>
    <w:rsid w:val="00E70FDE"/>
    <w:rsid w:val="00EE32C6"/>
    <w:rsid w:val="00F02F9A"/>
    <w:rsid w:val="00F70654"/>
    <w:rsid w:val="00F91C3C"/>
    <w:rsid w:val="00FD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DAB46"/>
  <w15:docId w15:val="{A0FC8848-6911-49D2-A2E0-94CBDA5B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paragraph" w:styleId="af5">
    <w:name w:val="List Paragraph"/>
    <w:basedOn w:val="a"/>
    <w:uiPriority w:val="99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table" w:styleId="afa">
    <w:name w:val="Table Grid"/>
    <w:basedOn w:val="a1"/>
    <w:uiPriority w:val="59"/>
    <w:pPr>
      <w:spacing w:after="0" w:line="240" w:lineRule="auto"/>
    </w:pPr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0"/>
  </w:style>
  <w:style w:type="character" w:customStyle="1" w:styleId="A60">
    <w:name w:val="A6"/>
    <w:uiPriority w:val="99"/>
    <w:rPr>
      <w:rFonts w:cs="PartnerCondensed"/>
      <w:color w:val="000000"/>
      <w:sz w:val="13"/>
      <w:szCs w:val="13"/>
    </w:rPr>
  </w:style>
  <w:style w:type="paragraph" w:styleId="afb">
    <w:name w:val="annotation text"/>
    <w:basedOn w:val="a"/>
    <w:link w:val="afc"/>
    <w:uiPriority w:val="99"/>
    <w:unhideWhenUsed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Pr>
      <w:rFonts w:ascii="Times New Roman" w:eastAsia="Times New Roman" w:hAnsi="Times New Roman" w:cs="Times New Roman"/>
      <w:color w:val="00000A"/>
      <w:sz w:val="20"/>
      <w:szCs w:val="20"/>
      <w:lang w:eastAsia="zh-CN"/>
    </w:rPr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e">
    <w:name w:val="Balloon Text"/>
    <w:basedOn w:val="a"/>
    <w:link w:val="aff"/>
    <w:uiPriority w:val="99"/>
    <w:semiHidden/>
    <w:unhideWhenUsed/>
    <w:rsid w:val="000F4C7E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0F4C7E"/>
    <w:rPr>
      <w:rFonts w:ascii="Segoe UI" w:eastAsia="Times New Roman" w:hAnsi="Segoe UI" w:cs="Segoe UI"/>
      <w:color w:val="00000A"/>
      <w:sz w:val="18"/>
      <w:szCs w:val="18"/>
      <w:lang w:eastAsia="zh-CN"/>
    </w:rPr>
  </w:style>
  <w:style w:type="paragraph" w:styleId="aff0">
    <w:name w:val="annotation subject"/>
    <w:basedOn w:val="afb"/>
    <w:next w:val="afb"/>
    <w:link w:val="aff1"/>
    <w:uiPriority w:val="99"/>
    <w:semiHidden/>
    <w:unhideWhenUsed/>
    <w:rsid w:val="00576655"/>
    <w:rPr>
      <w:b/>
      <w:bCs/>
    </w:rPr>
  </w:style>
  <w:style w:type="character" w:customStyle="1" w:styleId="aff1">
    <w:name w:val="Тема примечания Знак"/>
    <w:basedOn w:val="afc"/>
    <w:link w:val="aff0"/>
    <w:uiPriority w:val="99"/>
    <w:semiHidden/>
    <w:rsid w:val="00576655"/>
    <w:rPr>
      <w:rFonts w:ascii="Times New Roman" w:eastAsia="Times New Roman" w:hAnsi="Times New Roman" w:cs="Times New Roman"/>
      <w:b/>
      <w:bCs/>
      <w:color w:val="00000A"/>
      <w:sz w:val="20"/>
      <w:szCs w:val="20"/>
      <w:lang w:eastAsia="zh-CN"/>
    </w:rPr>
  </w:style>
  <w:style w:type="paragraph" w:styleId="aff2">
    <w:name w:val="Revision"/>
    <w:hidden/>
    <w:uiPriority w:val="99"/>
    <w:semiHidden/>
    <w:rsid w:val="00BC4819"/>
    <w:pPr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customStyle="1" w:styleId="c7e0e3eeebeee2eeea2">
    <w:name w:val="Зc7аe0гe3оeeлebоeeвe2оeeкea 2"/>
    <w:basedOn w:val="a"/>
    <w:next w:val="a"/>
    <w:uiPriority w:val="99"/>
    <w:rsid w:val="00940F7B"/>
    <w:pPr>
      <w:numPr>
        <w:ilvl w:val="1"/>
      </w:numPr>
      <w:tabs>
        <w:tab w:val="left" w:pos="1134"/>
      </w:tabs>
      <w:autoSpaceDE w:val="0"/>
      <w:autoSpaceDN w:val="0"/>
      <w:adjustRightInd w:val="0"/>
      <w:spacing w:line="235" w:lineRule="auto"/>
      <w:jc w:val="both"/>
      <w:outlineLvl w:val="1"/>
    </w:pPr>
    <w:rPr>
      <w:sz w:val="22"/>
      <w:szCs w:val="22"/>
      <w:lang w:eastAsia="zh-TW"/>
    </w:rPr>
  </w:style>
  <w:style w:type="paragraph" w:customStyle="1" w:styleId="c7e0e3eeebeee2eeea3">
    <w:name w:val="Зc7аe0гe3оeeлebоeeвe2оeeкea 3"/>
    <w:basedOn w:val="a"/>
    <w:next w:val="a"/>
    <w:uiPriority w:val="99"/>
    <w:rsid w:val="00940F7B"/>
    <w:pPr>
      <w:keepNext/>
      <w:keepLines/>
      <w:numPr>
        <w:ilvl w:val="2"/>
      </w:numPr>
      <w:autoSpaceDE w:val="0"/>
      <w:autoSpaceDN w:val="0"/>
      <w:adjustRightInd w:val="0"/>
      <w:jc w:val="both"/>
      <w:outlineLvl w:val="2"/>
    </w:pPr>
    <w:rPr>
      <w:rFonts w:cs="Arial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8" Type="http://schemas.openxmlformats.org/officeDocument/2006/relationships/image" Target="media/image5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1700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keaz-admin</cp:lastModifiedBy>
  <cp:revision>4</cp:revision>
  <dcterms:created xsi:type="dcterms:W3CDTF">2025-12-22T09:04:00Z</dcterms:created>
  <dcterms:modified xsi:type="dcterms:W3CDTF">2025-12-23T09:20:00Z</dcterms:modified>
</cp:coreProperties>
</file>